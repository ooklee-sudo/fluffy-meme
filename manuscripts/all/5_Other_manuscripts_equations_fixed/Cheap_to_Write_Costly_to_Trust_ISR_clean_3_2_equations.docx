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Cheap to Write, Costly to Trust: Verification Capital, Delegation, and Knowledge Erosion in AI-Augmented Software Maintenance</w:t>
      </w:r>
    </w:p>
    <w:p>
      <w:pPr>
        <w:pStyle w:val="AbstractTitle"/>
        <w:rPr/>
      </w:pPr>
      <w:bookmarkStart w:id="0" w:name="abstract"/>
      <w:bookmarkEnd w:id="0"/>
      <w:r>
        <w:rPr/>
        <w:t>Abstract</w:t>
      </w:r>
    </w:p>
    <w:p>
      <w:pPr>
        <w:pStyle w:val="Abstract"/>
        <w:rPr/>
      </w:pPr>
      <w:r>
        <w:rPr/>
        <w:t>Evidence on whether large language models (LLMs) reduce the cost of software maintenance is contradictory: experiments report gains of 26 to 56 percent, whereas a randomized trial with experienced maintainers found a 19 percent slowdown. We develop an analytical model in which the cost of trusting AI-generated changes follows from one asymmetry: authors satisfy implicit correctness criteria while writing, whereas reviewers of generated code must reconstruct them. Automated checks relieve an agent of this work more fully than they relieve a human author, and that difference determines when the familiar pattern, in which AI helps most on tasks with few implicit criteria, reverses. Verification capital and model capability are complements while the delegation margin is open and become substitutes once delegation saturates. Organizations that evaluate delegation by current throughput, as managers with short tenure rationally do, stop hands-on learning at the point where the value of maintenance expertise stops rising, and can fall into an automation ratchet in which knowledge erosion raises the return to verification capital. Organizations that internalize learning delegate less at every level of knowledge; in the numerical analysis, myopia forgoes a median of about one fifth of the value that AI creates and, when AI is adopted without existing expertise, can leave the organization worse off than not adopting it. We derive testable predictions, confront them with evidence from 2023 to 2026, and propose a design for testing the reversal.</w:t>
      </w:r>
    </w:p>
    <w:p>
      <w:pPr>
        <w:pStyle w:val="Abstract"/>
        <w:rPr/>
      </w:pPr>
      <w:r>
        <w:rPr>
          <w:b/>
          <w:bCs/>
        </w:rPr>
        <w:t xml:space="preserve">Key words: </w:t>
      </w:r>
      <w:r>
        <w:rPr/>
        <w:t>large language models; generative AI; software maintenance; verification; human–AI delegation; agentic IS artifacts; technical debt; deskilling; IT value; analytical modeling</w:t>
      </w:r>
      <w:r>
        <w:br w:type="page"/>
      </w:r>
    </w:p>
    <w:p>
      <w:pPr>
        <w:pStyle w:val="Heading2"/>
        <w:rPr/>
      </w:pPr>
      <w:bookmarkStart w:id="1" w:name="abstract"/>
      <w:bookmarkStart w:id="2" w:name="introduction"/>
      <w:bookmarkEnd w:id="1"/>
      <w:bookmarkEnd w:id="2"/>
      <w:r>
        <w:rPr/>
        <w:t>1. Introduction</w:t>
      </w:r>
    </w:p>
    <w:p>
      <w:pPr>
        <w:pStyle w:val="FirstParagraph"/>
        <w:rPr/>
      </w:pPr>
      <w:r>
        <w:rPr/>
        <w:t>Most of the cost of an information system is incurred after it is deployed: maintenance has long been estimated at 50 to 80 percent of lifecycle cost (Boehm 1981; Lientz and Swanson 1980), and IS research has treated it as an economic problem shaped by complexity, scale, and accumulated design shortcuts (Banker et al. 1993; Banker and Slaughter 1997; Ramasubbu and Kemerer 2016). A technology that changes the cost of maintaining software therefore matters for IT budgets, for legacy systems, and for the organization of software work.</w:t>
      </w:r>
    </w:p>
    <w:p>
      <w:pPr>
        <w:pStyle w:val="BodyText"/>
        <w:rPr/>
      </w:pPr>
      <w:r>
        <w:rPr/>
        <w:t xml:space="preserve">Large language models (LLMs) appear to be such a technology, yet the evidence on their value is strikingly inconsistent. Developers with an AI pair programmer completed a small implementation task about 56 percent faster (Peng et al. 2023), and field experiments covering 4,867 developers at three firms found a 26 percent increase in completed tasks (Cui et al. 2025). Google reported that LLM-driven code migrations roughly halved engineering time (Nikolov et al. 2025). In contrast, a randomized trial with experienced open-source maintainers working in repositories they knew well found that AI tools </w:t>
      </w:r>
      <w:r>
        <w:rPr>
          <w:i/>
          <w:iCs/>
        </w:rPr>
        <w:t>increased</w:t>
      </w:r>
      <w:r>
        <w:rPr/>
        <w:t xml:space="preserve"> completion time by 19 percent, although participants believed they had been sped up by 20 percent (Becker et al. 2025). Longitudinal evidence adds a temporal puzzle: projects adopting an AI coding agent gained velocity mainly in the first months, while code complexity rose persistently (He et al. 2026).</w:t>
      </w:r>
    </w:p>
    <w:p>
      <w:pPr>
        <w:pStyle w:val="BodyText"/>
        <w:rPr/>
      </w:pPr>
      <w:r>
        <w:rPr/>
        <w:t xml:space="preserve">Existing accounts of this heterogeneity are largely descriptive. The “jagged frontier” (Dell’Acqua et al. 2023) and the finding that novices gain most (Brynjolfsson et al. 2025) establish </w:t>
      </w:r>
      <w:r>
        <w:rPr>
          <w:i/>
          <w:iCs/>
        </w:rPr>
        <w:t>that</w:t>
      </w:r>
      <w:r>
        <w:rPr/>
        <w:t xml:space="preserve"> effects vary but not </w:t>
      </w:r>
      <w:r>
        <w:rPr>
          <w:i/>
          <w:iCs/>
        </w:rPr>
        <w:t>which</w:t>
      </w:r>
      <w:r>
        <w:rPr/>
        <w:t xml:space="preserve"> properties of a task, a codebase, or an organization determine their sign. Nor do they explain how delegation decisions today shape the human capabilities on which tomorrow’s delegation depends.</w:t>
      </w:r>
    </w:p>
    <w:p>
      <w:pPr>
        <w:pStyle w:val="BodyText"/>
        <w:rPr/>
      </w:pPr>
      <w:r>
        <w:rPr/>
        <w:t xml:space="preserve">These are IS questions and not only questions for software engineering or labor economics. Research on delegation to agentic IS artifacts asks what an organization must hold in order to delegate well and how delegation reshapes the humans who remain in the loop (Baird and Maruping 2021; Fügener et al. 2021), and the IT-value tradition holds that the returns to an IT artifact depend on complementary, often unmeasured, organizational assets (Brynjolfsson and Hitt 2000; Brynjolfsson et al. 2021). Here the complementary asset is itself an IS artifact, the tests and continuous integration that make software checkable, and the asset at risk, engineers’ system-specific knowledge, is an intangible that organizations do not measure. We address three research questions. </w:t>
      </w:r>
      <w:r>
        <w:rPr>
          <w:b/>
          <w:bCs/>
        </w:rPr>
        <w:t>RQ1:</w:t>
      </w:r>
      <w:r>
        <w:rPr/>
        <w:t xml:space="preserve"> Under what conditions does delegating a maintenance change to an LLM create net value? </w:t>
      </w:r>
      <w:r>
        <w:rPr>
          <w:b/>
          <w:bCs/>
        </w:rPr>
        <w:t>RQ2:</w:t>
      </w:r>
      <w:r>
        <w:rPr/>
        <w:t xml:space="preserve"> How do verification infrastructure and model capability jointly determine that value? </w:t>
      </w:r>
      <w:r>
        <w:rPr>
          <w:b/>
          <w:bCs/>
        </w:rPr>
        <w:t>RQ3:</w:t>
      </w:r>
      <w:r>
        <w:rPr/>
        <w:t xml:space="preserve"> How do delegation and verification investment shape the maintenance knowledge of an organization over time, and when and why do organizations delegate too much?</w:t>
      </w:r>
    </w:p>
    <w:p>
      <w:pPr>
        <w:pStyle w:val="BodyText"/>
        <w:rPr/>
      </w:pPr>
      <w:r>
        <w:rPr/>
        <w:t>We answer these questions with an analytical model built on a single primitive. When a person writes a change, the author satisfies many implicit correctness criteria in the act of writing, because the knowledge that produces the code also checks it. When a model writes the change, that implicit verification is unbundled from authorship and must be performed separately, on code the reviewer did not write; we derive the net value of delegation from this asymmetry rather than assuming its shape. Automated checks help both workflows, but not equally: an agent can iterate against a failing check at machine cost, whereas a human author must still know how to satisfy the criterion. We embed delegation in a dynamic problem in which knowledge accumulates only through hands-on work and lowers both the effort and the error of review, and in which organizations choose how much to delegate and how much verification capital to maintain.</w:t>
      </w:r>
    </w:p>
    <w:p>
      <w:pPr>
        <w:pStyle w:val="BodyText"/>
        <w:rPr/>
      </w:pPr>
      <w:r>
        <w:rPr/>
        <w:t xml:space="preserve">The paper’s central insight is that the asset that makes AI-generated code trustworthy is also the asset that triggers delegation. Verification capital raises the value of delegation, delegation erodes the knowledge that makes review cheap and reliable, and eroded knowledge raises the return to verification capital. As a result, an organization that values its future knowledge should hold </w:t>
      </w:r>
      <w:r>
        <w:rPr>
          <w:i/>
          <w:iCs/>
        </w:rPr>
        <w:t>less</w:t>
      </w:r>
      <w:r>
        <w:rPr/>
        <w:t xml:space="preserve"> of the very complement that the IT-value literature advises it to build, and an organization that does not can lose much of the value AI creates. Neither the complementarity literature nor the deskilling literature yields this prediction.</w:t>
      </w:r>
    </w:p>
    <w:p>
      <w:pPr>
        <w:pStyle w:val="BodyText"/>
        <w:rPr/>
      </w:pPr>
      <w:r>
        <w:rPr/>
        <w:t>The analysis yields eight propositions. The generation–verification asymmetry is conditional: above a threshold of verification capital, the ordering of tasks by delegation value reverses, and the reversal exists exactly when automated checks relieve an agent of more work than they relieve a human author. Whether verification capital complements model capability depends on whether the delegation margin is still open. The value of maintenance expertise stops rising where delegation saturates, which is also where an organization that ignores learning stops learning. Investment in verification capital is polarized and can lead to an automation ratchet; an organization that internalizes learning delegates less and invests less in verification capital at every level of knowledge; and ignoring learning is the equilibrium behavior of managers who are evaluated on current throughput. Numerical analysis confirms that the ratchet region is robust, quantifies the value it destroys, and reveals hysteresis.</w:t>
      </w:r>
    </w:p>
    <w:p>
      <w:pPr>
        <w:pStyle w:val="BodyText"/>
        <w:rPr/>
      </w:pPr>
      <w:r>
        <w:rPr/>
        <w:t>Section 2 reviews the relevant literatures, Section 3 presents the model, Sections 4 to 7 derive the propositions, Section 8 examines magnitudes and robustness numerically, Section 9 confronts the results with existing evidence, and Sections 10 to 12 discuss contributions, implications for practice, and limitations. Proofs, numerical methods, and supplementary analyses appear in the online appendix.</w:t>
      </w:r>
    </w:p>
    <w:p>
      <w:pPr>
        <w:pStyle w:val="Heading2"/>
        <w:rPr/>
      </w:pPr>
      <w:bookmarkStart w:id="3" w:name="introduction"/>
      <w:bookmarkStart w:id="4" w:name="theoretical-background"/>
      <w:bookmarkEnd w:id="3"/>
      <w:bookmarkEnd w:id="4"/>
      <w:r>
        <w:rPr/>
        <w:t>2. Theoretical Background</w:t>
      </w:r>
    </w:p>
    <w:p>
      <w:pPr>
        <w:pStyle w:val="Heading3"/>
        <w:rPr/>
      </w:pPr>
      <w:bookmarkStart w:id="5" w:name="maintenance-economics-and-technical-debt"/>
      <w:bookmarkEnd w:id="5"/>
      <w:r>
        <w:rPr/>
        <w:t>2.1. Maintenance Economics and Technical Debt</w:t>
      </w:r>
    </w:p>
    <w:p>
      <w:pPr>
        <w:pStyle w:val="FirstParagraph"/>
        <w:rPr/>
      </w:pPr>
      <w:r>
        <w:rPr/>
        <w:t>Swanson (1976) classified maintenance as corrective, adaptive, and perfective; these categories differ in how precisely a correct outcome can be specified and checked, which is the property our model places at the center. IS research has established that maintenance effort rises with structural complexity (Banker et al. 1993; Kemerer 1995), exhibits scale economies when similar changes are batched (Banker and Slaughter 1997), and follows identifiable evolutionary patterns (Kemerer and Slaughter 1999).</w:t>
      </w:r>
    </w:p>
    <w:p>
      <w:pPr>
        <w:pStyle w:val="BodyText"/>
        <w:rPr/>
      </w:pPr>
      <w:r>
        <w:rPr/>
        <w:t>A parallel stream treats expedient design decisions as technical debt repaid through higher future maintenance cost (Cunningham 1992; Kruchten et al. 2012), which IS research has linked to the reliability of enterprise systems (Ramasubbu and Kemerer 2016), to design capital in digital strategy (Woodard et al. 2013), and to digital debt in user organizations (Rolland et al. 2018). This literature treats the cost of writing code as the main lever of maintenance cost. When writing becomes nearly free, the determinants of cost shift to what it takes to trust a change.</w:t>
      </w:r>
    </w:p>
    <w:p>
      <w:pPr>
        <w:pStyle w:val="Heading3"/>
        <w:rPr/>
      </w:pPr>
      <w:bookmarkStart w:id="6" w:name="maintenance-economics-and-technical-debt"/>
      <w:bookmarkStart w:id="7" w:name="ai-delegation-and-complementarity"/>
      <w:bookmarkEnd w:id="6"/>
      <w:bookmarkEnd w:id="7"/>
      <w:r>
        <w:rPr/>
        <w:t>2.2. AI Delegation and Complementarity</w:t>
      </w:r>
    </w:p>
    <w:p>
      <w:pPr>
        <w:pStyle w:val="FirstParagraph"/>
        <w:rPr/>
      </w:pPr>
      <w:r>
        <w:rPr/>
        <w:t>The task-based view of automation holds that technologies substitute for labor in some tasks and complement it in others (Acemoglu and Restrepo 2019; Autor 2015). AI has been characterized as cheap prediction that raises the value of complementary judgment (Agrawal et al. 2019), and the allocation of decision authority between humans and AI depends on how human effort responds to it (Athey et al. 2020). Complementarity between IT and organizational investments has a long tradition in IS and economics (Brynjolfsson and Hitt 2000; Milgrom and Roberts 1990), and the productivity J-curve attributes lags in measured gains to unmeasured complementary intangibles (Brynjolfsson et al. 2021).</w:t>
      </w:r>
    </w:p>
    <w:p>
      <w:pPr>
        <w:pStyle w:val="BodyText"/>
        <w:rPr/>
      </w:pPr>
      <w:r>
        <w:rPr/>
        <w:t>IS research on human–AI work emphasizes the design of the division of labor (Berente et al. 2021; Rai et al. 2019). Baird and Maruping (2021) theorized delegation to and from agentic IS artifacts, emphasizing that delegation decisions depend on the artifact’s and the human’s endowments and in turn reshape them. Empirically, humans who work with AI can lose distinctive knowledge (Fügener et al. 2021), professionals struggle to integrate opaque outputs into critical judgments (Lebovitz et al. 2022), and generative AI yields large but uneven gains (Brynjolfsson et al. 2025; Dell’Acqua et al. 2023; Noy and Zhang 2023). What this literature has not specified is the mechanism that determines which maintenance tasks are worth delegating, how that determination interacts with an organization’s verification infrastructure, and why organizations might systematically delegate more than is good for them.</w:t>
      </w:r>
    </w:p>
    <w:p>
      <w:pPr>
        <w:pStyle w:val="Heading3"/>
        <w:rPr/>
      </w:pPr>
      <w:bookmarkStart w:id="8" w:name="ai-delegation-and-complementarity"/>
      <w:bookmarkStart w:id="9" w:name="verification-and-implicit-knowledge"/>
      <w:bookmarkEnd w:id="8"/>
      <w:bookmarkEnd w:id="9"/>
      <w:r>
        <w:rPr/>
        <w:t>2.3. Verification and Implicit Knowledge</w:t>
      </w:r>
    </w:p>
    <w:p>
      <w:pPr>
        <w:pStyle w:val="FirstParagraph"/>
        <w:rPr/>
      </w:pPr>
      <w:r>
        <w:rPr/>
        <w:t xml:space="preserve">In most production settings, checking output is cheap relative to making it; software maintenance is an exception. A change to a mature system must satisfy explicit specifications and also implicit behavioral contracts on which other components rely, performance and security constraints, and organizational conventions, many of them tacit in Polanyi’s (1966) sense: known to experienced engineers but not visible in the task description or the code being changed. Test suites, type systems, static analysis, and continuous integration convert some of these expectations into machine-checkable properties. Following the complementarity tradition, we call the stock of such mechanisms </w:t>
      </w:r>
      <w:r>
        <w:rPr>
          <w:i/>
          <w:iCs/>
        </w:rPr>
        <w:t>verification capital.</w:t>
      </w:r>
    </w:p>
    <w:p>
      <w:pPr>
        <w:pStyle w:val="BodyText"/>
        <w:rPr/>
      </w:pPr>
      <w:r>
        <w:rPr/>
        <w:t>Changes by engineers less familiar with a component carry more defects (Bird et al. 2011), consistent with the view that correctness depends on system-specific knowledge. Our model adds a distinction that matters once code can be generated: when a person authors a change, verification is bundled with production; when a model authors it, the same knowledge must be applied in review, to code whose intent the reviewer must first reconstruct. Automated checks shift part of this burden to machines, but asymmetrically, because a machine can iterate against a check whereas a person must still understand what the check demands.</w:t>
      </w:r>
    </w:p>
    <w:p>
      <w:pPr>
        <w:pStyle w:val="Heading3"/>
        <w:rPr/>
      </w:pPr>
      <w:bookmarkStart w:id="10" w:name="verification-and-implicit-knowledge"/>
      <w:bookmarkStart w:id="11" w:name="learning-training-and-deskilling"/>
      <w:bookmarkEnd w:id="10"/>
      <w:bookmarkEnd w:id="11"/>
      <w:r>
        <w:rPr/>
        <w:t>2.4. Learning, Training, and Deskilling</w:t>
      </w:r>
    </w:p>
    <w:p>
      <w:pPr>
        <w:pStyle w:val="FirstParagraph"/>
        <w:rPr/>
      </w:pPr>
      <w:r>
        <w:rPr/>
        <w:t>Maintenance knowledge is acquired largely by doing maintenance (Arrow 1962), and automation that removes hands-on work can erode the skills needed to supervise it, an irony long noted in process control (Bainbridge 1983) and documented for generative AI in coding (Shen and Tamkin 2026). When skills are portable, firms also underinvest in general training because they cannot appropriate its returns (Acemoglu and Pischke 1998; Becker 1964). Our dynamic model connects these ideas to delegation: every task delegated is a task not learned from, and delegation policy determines the knowledge stock on which future verification cost depends.</w:t>
      </w:r>
    </w:p>
    <w:p>
      <w:pPr>
        <w:pStyle w:val="Heading2"/>
        <w:rPr/>
      </w:pPr>
      <w:bookmarkStart w:id="12" w:name="theoretical-background"/>
      <w:bookmarkStart w:id="13" w:name="learning-training-and-deskilling"/>
      <w:bookmarkStart w:id="14" w:name="the-model"/>
      <w:bookmarkEnd w:id="12"/>
      <w:bookmarkEnd w:id="13"/>
      <w:bookmarkEnd w:id="14"/>
      <w:r>
        <w:rPr/>
        <w:t>3. The Model</w:t>
      </w:r>
    </w:p>
    <w:p>
      <w:pPr>
        <w:pStyle w:val="FirstParagraph"/>
        <w:rPr/>
      </w:pPr>
      <w:r>
        <w:rPr/>
        <w:t>The model derives the value of delegating a maintenance change from the costs of satisfying implicit correctness criteria, then embeds delegation in a dynamic problem in which organizations choose verification capital and the share of work delegated while their maintenance knowledge evolves. Table N1 in the online appendix summarizes the notation, and Figure 1 the structure.</w:t>
      </w:r>
    </w:p>
    <w:p>
      <w:pPr>
        <w:pStyle w:val="Heading3"/>
        <w:rPr/>
      </w:pPr>
      <w:bookmarkStart w:id="15" w:name="X044ac8426ba88361204de9000e838240e6bafb8"/>
      <w:bookmarkEnd w:id="15"/>
      <w:r>
        <w:rPr/>
        <w:t>3.1. Tasks, Correctness Criteria, and Verification Capital</w:t>
      </w:r>
    </w:p>
    <w:p>
      <w:pPr>
        <w:pStyle w:val="FirstParagraph"/>
        <w:rPr/>
      </w:pPr>
      <w:r>
        <w:rPr/>
        <w:t xml:space="preserve">Each period an organization performs a unit mass of maintenance tasks. A task carries a unit mass of correctness criteria, of which a share θ ∈ [0, 1] is </w:t>
      </w:r>
      <w:r>
        <w:rPr>
          <w:i/>
          <w:iCs/>
        </w:rPr>
        <w:t>implicit</w:t>
      </w:r>
      <w:r>
        <w:rPr/>
        <w:t>: not evident from the task description or the code being changed, such as behavioral contracts relied on by other components, performance expectations, or conventions learned from past incidents. The remaining criteria are explicit and are satisfied at negligible cost by either a person or a model. Tasks are distributed with continuous density f(θ) &gt; 0 and mean Ē.</w:t>
      </w:r>
    </w:p>
    <w:p>
      <w:pPr>
        <w:pStyle w:val="BodyText"/>
        <w:rPr/>
      </w:pPr>
      <w:r>
        <w:rPr/>
        <w:t xml:space="preserve">The organization holds </w:t>
      </w:r>
      <w:r>
        <w:rPr>
          <w:i/>
          <w:iCs/>
        </w:rPr>
        <w:t>verification capital</w:t>
      </w:r>
      <w:r>
        <w:rPr/>
        <w:t xml:space="preserve"> a ∈ [0, 1], the share of implicit criteria enforced by automated checks such as tests, type systems, and continuous integration. A criterion enforced this way is no longer implicit to the machine, although it may remain implicit to a person reading the task. We model a as a coverage level that the organization maintains each period at cost C(a), with C(0) = 0, C′ &gt; 0 and C″ &gt; 0; the cost covers writing checks and keeping them valid as the system changes, which dominates in mature systems. We call a capital because it is a codified organizational asset that complements the AI artifact; Section 8.7 treats it as a durable stock with sunk build costs. The organization also holds </w:t>
      </w:r>
      <w:r>
        <w:rPr>
          <w:i/>
          <w:iCs/>
        </w:rPr>
        <w:t>maintenance knowledge</w:t>
      </w:r>
      <w:r>
        <w:rPr/>
        <w:t xml:space="preserve"> K ≥ 0, the system-specific understanding of its engineers.</w:t>
      </w:r>
    </w:p>
    <w:p>
      <w:pPr>
        <w:pStyle w:val="Heading3"/>
        <w:rPr/>
      </w:pPr>
      <w:bookmarkStart w:id="16" w:name="X044ac8426ba88361204de9000e838240e6bafb8"/>
      <w:bookmarkStart w:id="17" w:name="two-workflows"/>
      <w:bookmarkEnd w:id="16"/>
      <w:bookmarkEnd w:id="17"/>
      <w:r>
        <w:rPr/>
        <w:t>3.2. Two Workflows</w:t>
      </w:r>
    </w:p>
    <w:p>
      <w:pPr>
        <w:pStyle w:val="FirstParagraph"/>
        <w:rPr/>
      </w:pPr>
      <w:r>
        <w:rPr>
          <w:i/>
          <w:iCs/>
        </w:rPr>
        <w:t>Unaided.</w:t>
      </w:r>
      <w:r>
        <w:rPr/>
        <w:t xml:space="preserve"> An engineer spends h₀ hours on the explicit part of the task and h(K) hours per unit of implicit criteria not enforced by automated checks, with h′(K) &lt; 0. On criteria that automated checks enforce, fast feedback relieves the author of a share λ ∈ [0, 1] of this effort; λ &lt; 1 because the author must still know what the criterion requires in order to write code that passes. While writing, the author satisfies each implicit criterion with probability q. Violations of criteria enforced by automated checks are caught before release; the rest escape and cost D each. The expected cost of task θ is</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1" w:author="Claude" w:date="2026-09-29T00:00:00Z">
              <w:r>
                <w:rPr>
                  <w:i/>
                </w:rPr>
                <w:t xml:space="preserve">c</w:t>
              </w:r>
              <w:r>
                <w:rPr>
                  <w:i/>
                  <w:vertAlign w:val="subscript"/>
                </w:rPr>
                <w:t xml:space="preserve">U</w:t>
              </w:r>
              <w:r>
                <w:rPr>
                  <w:i/>
                </w:rPr>
                <w:t xml:space="preserve">(θ) = w·h</w:t>
              </w:r>
              <w:r>
                <w:rPr>
                  <w:i/>
                  <w:vertAlign w:val="subscript"/>
                </w:rPr>
                <w:t xml:space="preserve">0</w:t>
              </w:r>
              <w:r>
                <w:rPr>
                  <w:i/>
                </w:rPr>
                <w:t xml:space="preserve"> + w·h(K)(1 − λa)θ + (1 − q)(1 − a)θ·D</w:t>
              </w:r>
            </w:ins>
          </w:p>
        </w:tc>
        <w:tc>
          <w:tcPr>
            <w:tcW w:w="719" w:type="dxa"/>
            <w:tcBorders/>
            <w:vAlign w:val="center"/>
          </w:tcPr>
          <w:p>
            <w:pPr>
              <w:pStyle w:val="Equation"/>
              <w:spacing w:before="120" w:after="120"/>
              <w:jc w:val="right"/>
              <w:rPr/>
            </w:pPr>
            <w:r>
              <w:rPr/>
              <w:t>(1)</w:t>
            </w:r>
          </w:p>
        </w:tc>
      </w:tr>
    </w:tbl>
    <w:p>
      <w:pPr>
        <w:pStyle w:val="FirstParagraph"/>
        <w:rPr/>
      </w:pPr>
      <w:r>
        <w:rPr>
          <w:i/>
          <w:iCs/>
        </w:rPr>
        <w:t>Assisted.</w:t>
      </w:r>
      <w:r>
        <w:rPr/>
        <w:t xml:space="preserve"> The engineer spends S(κ) hours specifying and steering the model, where κ is model capability and S′(κ) &lt; 0, and the organization pays inference cost k. The model satisfies each implicit criterion with probability π(κ), with π′(κ) ≥ 0. On criteria enforced by automated checks, the model or agent iterates until the checks pass at no human cost. On the remaining (1 − a)θ criteria, a reviewer must reconstruct how unfamiliar code handles each criterion. This costs h(K)(1 + χ) hours per criterion, where χ ≥ 0 is the premium for verifying code one did not write. The reviewer detects a violation with probability η(K), with η′(K) ≥ 0 because knowledgeable reviewers recognize more violations, and repairs it at cost h(K); undetected violations escape. Assisted changes also add technical debt b per unit of implicit criteria. The expected cost is</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2" w:author="Claude" w:date="2026-09-29T00:00:00Z">
              <w:r>
                <w:rPr>
                  <w:i/>
                </w:rPr>
                <w:t xml:space="preserve">c</w:t>
              </w:r>
              <w:r>
                <w:rPr>
                  <w:i/>
                  <w:vertAlign w:val="subscript"/>
                </w:rPr>
                <w:t xml:space="preserve">A</w:t>
              </w:r>
              <w:r>
                <w:rPr>
                  <w:i/>
                </w:rPr>
                <w:t xml:space="preserve">(θ) = w·S(κ) + k + (1 − a)θ[φ·w·h(K) + (1 − π)(1 − η(K))·D] + bθ,  φ ≡ 1 + χ + (1 − π)η(K)</w:t>
              </w:r>
            </w:ins>
          </w:p>
        </w:tc>
        <w:tc>
          <w:tcPr>
            <w:tcW w:w="719" w:type="dxa"/>
            <w:tcBorders/>
            <w:vAlign w:val="center"/>
          </w:tcPr>
          <w:p>
            <w:pPr>
              <w:pStyle w:val="Equation"/>
              <w:spacing w:before="120" w:after="120"/>
              <w:jc w:val="right"/>
              <w:rPr/>
            </w:pPr>
            <w:r>
              <w:rPr/>
              <w:t>(2)</w:t>
            </w:r>
          </w:p>
        </w:tc>
      </w:tr>
    </w:tbl>
    <w:p>
      <w:pPr>
        <w:pStyle w:val="FirstParagraph"/>
        <w:rPr/>
      </w:pPr>
      <w:r>
        <w:rPr/>
        <w:t>The multiplier φ measures the human effort an unautomated implicit criterion requires in the assisted workflow, relative to satisfying it while writing: one unit to check it, χ to reconstruct unfamiliar code, and (1 − π)η to repair the violations found.</w:t>
      </w:r>
    </w:p>
    <w:p>
      <w:pPr>
        <w:pStyle w:val="TableCaption"/>
        <w:rPr>
          <w:b/>
          <w:bCs/>
        </w:rPr>
      </w:pPr>
      <w:r>
        <w:rPr/>
      </w:r>
    </w:p>
    <w:p>
      <w:pPr>
        <w:pStyle w:val="Heading3"/>
        <w:spacing w:before="240" w:after="0"/>
        <w:rPr/>
      </w:pPr>
      <w:bookmarkStart w:id="18" w:name="two-workflows"/>
      <w:bookmarkEnd w:id="18"/>
      <w:r>
        <w:rPr/>
        <w:t>3.3. Net Value of Delegation</w:t>
      </w:r>
    </w:p>
    <w:p>
      <w:pPr>
        <w:pStyle w:val="FirstParagraph"/>
        <w:rPr/>
      </w:pPr>
      <w:r>
        <w:rPr>
          <w:b/>
          <w:bCs/>
        </w:rPr>
        <w:t>Lemma 1 (net value).</w:t>
      </w:r>
      <w:r>
        <w:rPr>
          <w:i/>
          <w:iCs/>
        </w:rPr>
        <w:t xml:space="preserve"> The net value of delegating task θ, ΔV(θ) = c_U(θ) − c_A(θ), is linear in θ:</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3" w:author="Claude" w:date="2026-09-29T00:00:00Z">
              <w:r>
                <w:rPr>
                  <w:i/>
                </w:rPr>
                <w:t xml:space="preserve">ΔV(θ) = G</w:t>
              </w:r>
              <w:r>
                <w:rPr>
                  <w:i/>
                  <w:vertAlign w:val="subscript"/>
                </w:rPr>
                <w:t xml:space="preserve">0</w:t>
              </w:r>
              <w:r>
                <w:rPr>
                  <w:i/>
                </w:rPr>
                <w:t xml:space="preserve"> − Λθ,  G</w:t>
              </w:r>
              <w:r>
                <w:rPr>
                  <w:i/>
                  <w:vertAlign w:val="subscript"/>
                </w:rPr>
                <w:t xml:space="preserve">0</w:t>
              </w:r>
              <w:r>
                <w:rPr>
                  <w:i/>
                </w:rPr>
                <w:t xml:space="preserve"> = w[h</w:t>
              </w:r>
              <w:r>
                <w:rPr>
                  <w:i/>
                  <w:vertAlign w:val="subscript"/>
                </w:rPr>
                <w:t xml:space="preserve">0</w:t>
              </w:r>
              <w:r>
                <w:rPr>
                  <w:i/>
                </w:rPr>
                <w:t xml:space="preserve"> − S(κ)] − k,  Λ = (1 − a)Φ − c + λa·w·h(K) = Φ − c − Γa,</w:t>
              </w:r>
            </w:ins>
          </w:p>
        </w:tc>
        <w:tc>
          <w:tcPr>
            <w:tcW w:w="719" w:type="dxa"/>
            <w:tcBorders/>
            <w:vAlign w:val="center"/>
          </w:tcPr>
          <w:p>
            <w:pPr>
              <w:pStyle w:val="Equation"/>
              <w:spacing w:before="120" w:after="120"/>
              <w:jc w:val="right"/>
              <w:rPr/>
            </w:pPr>
            <w:r>
              <w:rPr/>
              <w:t>(3)</w:t>
            </w:r>
          </w:p>
        </w:tc>
      </w:tr>
      <w:tr>
        <w:trPr>
          <w:cantSplit w:val="true"/>
        </w:trPr>
        <w:tc>
          <w:tcPr>
            <w:tcW w:w="8640" w:type="dxa"/>
            <w:tcBorders/>
            <w:vAlign w:val="center"/>
          </w:tcPr>
          <w:p>
            <w:pPr>
              <w:pStyle w:val="Equation"/>
              <w:spacing w:before="120" w:after="120"/>
              <w:jc w:val="center"/>
              <w:rPr/>
            </w:pPr>
            <w:ins w:id="7004" w:author="Claude" w:date="2026-09-29T00:00:00Z">
              <w:r>
                <w:rPr>
                  <w:i/>
                </w:rPr>
                <w:t xml:space="preserve">Φ = φ·w·h(K) + Δe·D,  Δe = (1 − π)(1 − η(K)) − (1 − q),  c = w·h(K) − b,  Γ = Φ − λ·w·h(K).</w:t>
              </w:r>
            </w:ins>
          </w:p>
        </w:tc>
        <w:tc>
          <w:tcPr>
            <w:tcW w:w="719" w:type="dxa"/>
            <w:tcBorders/>
            <w:vAlign w:val="center"/>
          </w:tcPr>
          <w:p>
            <w:pPr>
              <w:pStyle w:val="Equation"/>
              <w:spacing w:before="120" w:after="120"/>
              <w:jc w:val="right"/>
              <w:rPr/>
            </w:pPr>
            <w:r>
              <w:rPr/>
              <w:t>(4)</w:t>
            </w:r>
          </w:p>
        </w:tc>
      </w:tr>
    </w:tbl>
    <w:p>
      <w:pPr>
        <w:pStyle w:val="FirstParagraph"/>
        <w:rPr/>
      </w:pPr>
      <w:r>
        <w:rPr/>
        <w:t>G₀ is the saving on the explicit part of the task, which generation makes large. The slope Λ compares two effects of implicit criteria. Delegation saves the authoring effort w·h(K) on every implicit criterion, net of added debt, which is c, but adds the verification burden Φ, which combines review effort and the excess probability Δe that a violation escapes, on the share (1 − a) that automated checks do not enforce. Because automated checks also help the human author, delegation saves only (1 − λ)w·h(K) on the enforced share, which adds λa·w·h(K) to the slope. Γ measures how much a unit of verification capital raises the net value of delegating a unit of implicit criteria. We assume Φ &gt; 0, c &gt; 0, and Γ &gt; 0 throughout; the last holds whenever φ ≥ 1 and Δe ≥ 0.</w:t>
      </w:r>
    </w:p>
    <w:p>
      <w:pPr>
        <w:pStyle w:val="Heading3"/>
        <w:rPr/>
      </w:pPr>
      <w:bookmarkStart w:id="19" w:name="Xe58852b0e5323c3cc5b2f8138db3ccf462094e1"/>
      <w:bookmarkEnd w:id="19"/>
      <w:r>
        <w:rPr/>
        <w:t>3.4. Knowledge Dynamics and the Organization’s Problem</w:t>
      </w:r>
    </w:p>
    <w:p>
      <w:pPr>
        <w:pStyle w:val="FirstParagraph"/>
        <w:rPr/>
      </w:pPr>
      <w:r>
        <w:rPr/>
        <w:t>Each period the organization chooses verification capital a and a delegated share s ∈ [0, 1]. For any s it delegates the tasks with the highest net value. Dropping the constant w·h₀, its period payoff is</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5" w:author="Claude" w:date="2026-09-29T00:00:00Z">
              <w:r>
                <w:rPr>
                  <w:i/>
                </w:rPr>
                <w:t xml:space="preserve">U(a, s; K) = ∫</w:t>
              </w:r>
              <w:r>
                <w:rPr>
                  <w:i/>
                  <w:vertAlign w:val="subscript"/>
                </w:rPr>
                <w:t xml:space="preserve">𝒟(s)</w:t>
              </w:r>
              <w:r>
                <w:rPr>
                  <w:i/>
                </w:rPr>
                <w:t xml:space="preserve"> ΔV(θ) f(θ) dθ − (1 − λa)·w·h(K)·Ē − (1 − q)(1 − a)·D·Ē − C(a),</w:t>
              </w:r>
            </w:ins>
          </w:p>
        </w:tc>
        <w:tc>
          <w:tcPr>
            <w:tcW w:w="719" w:type="dxa"/>
            <w:tcBorders/>
            <w:vAlign w:val="center"/>
          </w:tcPr>
          <w:p>
            <w:pPr>
              <w:pStyle w:val="Equation"/>
              <w:spacing w:before="120" w:after="120"/>
              <w:jc w:val="right"/>
              <w:rPr/>
            </w:pPr>
            <w:r>
              <w:rPr/>
              <w:t>(5)</w:t>
            </w:r>
          </w:p>
        </w:tc>
      </w:tr>
    </w:tbl>
    <w:p>
      <w:pPr>
        <w:pStyle w:val="FirstParagraph"/>
        <w:rPr/>
      </w:pPr>
      <w:r>
        <w:rPr/>
        <w:t>where 𝒟(s) is the set of the s highest-value tasks. The first term is the value of delegation, the second the cost of implicit criteria if nothing were delegated, and the third the defects that human-authored changes would let through.</w:t>
      </w:r>
    </w:p>
    <w:p>
      <w:pPr>
        <w:pStyle w:val="BodyText"/>
        <w:rPr/>
      </w:pPr>
      <w:r>
        <w:rPr/>
        <w:t>Knowledge is built only by hands-on work and depreciates through turnover and system change:</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6" w:author="Claude" w:date="2026-09-29T00:00:00Z">
              <w:r>
                <w:rPr>
                  <w:i/>
                </w:rPr>
                <w:t xml:space="preserve">K</w:t>
              </w:r>
              <w:r>
                <w:rPr>
                  <w:i/>
                  <w:vertAlign w:val="subscript"/>
                </w:rPr>
                <w:t xml:space="preserve">t+1</w:t>
              </w:r>
              <w:r>
                <w:rPr>
                  <w:i/>
                </w:rPr>
                <w:t xml:space="preserve"> = (1 − d)K</w:t>
              </w:r>
              <w:r>
                <w:rPr>
                  <w:i/>
                  <w:vertAlign w:val="subscript"/>
                </w:rPr>
                <w:t xml:space="preserve">t</w:t>
              </w:r>
              <w:r>
                <w:rPr>
                  <w:i/>
                </w:rPr>
                <w:t xml:space="preserve"> + g(1 − s</w:t>
              </w:r>
              <w:r>
                <w:rPr>
                  <w:i/>
                  <w:vertAlign w:val="subscript"/>
                </w:rPr>
                <w:t xml:space="preserve">t</w:t>
              </w:r>
              <w:r>
                <w:rPr>
                  <w:i/>
                </w:rPr>
                <w:t xml:space="preserve">),</w:t>
              </w:r>
            </w:ins>
          </w:p>
        </w:tc>
        <w:tc>
          <w:tcPr>
            <w:tcW w:w="719" w:type="dxa"/>
            <w:tcBorders/>
            <w:vAlign w:val="center"/>
          </w:tcPr>
          <w:p>
            <w:pPr>
              <w:pStyle w:val="Equation"/>
              <w:spacing w:before="120" w:after="120"/>
              <w:jc w:val="right"/>
              <w:rPr/>
            </w:pPr>
            <w:r>
              <w:rPr/>
              <w:t>(6)</w:t>
            </w:r>
          </w:p>
        </w:tc>
      </w:tr>
    </w:tbl>
    <w:p>
      <w:pPr>
        <w:pStyle w:val="FirstParagraph"/>
        <w:rPr/>
      </w:pPr>
      <w:r>
        <w:rPr/>
        <w:t xml:space="preserve">so K stays in [0, g/d]. A </w:t>
      </w:r>
      <w:r>
        <w:rPr>
          <w:i/>
          <w:iCs/>
        </w:rPr>
        <w:t>forward-looking</w:t>
      </w:r>
      <w:r>
        <w:rPr/>
        <w:t xml:space="preserve"> organization internalizes the effect of today’s delegation on tomorrow’s knowledge:</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7" w:author="Claude" w:date="2026-09-29T00:00:00Z">
              <w:r>
                <w:rPr>
                  <w:i/>
                </w:rPr>
                <w:t xml:space="preserve">V(K) = </w:t>
              </w:r>
              <w:r>
                <w:rPr/>
                <w:t xml:space="preserve">max</w:t>
              </w:r>
              <w:r>
                <w:rPr>
                  <w:i/>
                  <w:vertAlign w:val="subscript"/>
                </w:rPr>
                <w:t xml:space="preserve">a, s</w:t>
              </w:r>
              <w:r>
                <w:rPr>
                  <w:i/>
                </w:rPr>
                <w:t xml:space="preserve"> {U(a, s; K) + ϱV((1 − d)K + g(1 − s))}.</w:t>
              </w:r>
            </w:ins>
          </w:p>
        </w:tc>
        <w:tc>
          <w:tcPr>
            <w:tcW w:w="719" w:type="dxa"/>
            <w:tcBorders/>
            <w:vAlign w:val="center"/>
          </w:tcPr>
          <w:p>
            <w:pPr>
              <w:pStyle w:val="Equation"/>
              <w:spacing w:before="120" w:after="120"/>
              <w:jc w:val="right"/>
              <w:rPr/>
            </w:pPr>
            <w:r>
              <w:rPr/>
              <w:t>(7)</w:t>
            </w:r>
          </w:p>
        </w:tc>
      </w:tr>
    </w:tbl>
    <w:p>
      <w:pPr>
        <w:pStyle w:val="FirstParagraph"/>
        <w:rPr/>
      </w:pPr>
      <w:r>
        <w:rPr/>
        <w:t xml:space="preserve">A </w:t>
      </w:r>
      <w:r>
        <w:rPr>
          <w:i/>
          <w:iCs/>
        </w:rPr>
        <w:t>knowledge-myopic</w:t>
      </w:r>
      <w:r>
        <w:rPr/>
        <w:t xml:space="preserve"> organization, which we call myopic for brevity, chooses (a, s) as if knowledge were unaffected by delegation; because verification capital is a per-period choice, it maximizes U given its current knowledge. Knowledge-myopia is the natural benchmark for decisions made on current-period budgets, as when AI tools are evaluated by this quarter’s throughput, and Proposition 8 shows that it is the equilibrium behavior of managers who are rewarded on throughput and expect to leave their roles. We assume throughout that the author’s rate q does not depend on K.</w:t>
      </w:r>
    </w:p>
    <w:p>
      <w:pPr>
        <w:pStyle w:val="TableCaption"/>
        <w:rPr/>
      </w:pPr>
      <w:r>
        <w:rPr>
          <w:b/>
          <w:bCs/>
        </w:rPr>
        <w:t>Figure 1. Structure of the Model</w:t>
      </w:r>
    </w:p>
    <w:p>
      <w:pPr>
        <w:pStyle w:val="Figure"/>
        <w:rPr/>
      </w:pPr>
      <w:r>
        <w:rPr/>
        <w:drawing>
          <wp:inline distT="0" distB="0" distL="0" distR="0">
            <wp:extent cx="5334000" cy="25838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583815"/>
                    </a:xfrm>
                    <a:prstGeom prst="rect">
                      <a:avLst/>
                    </a:prstGeom>
                  </pic:spPr>
                </pic:pic>
              </a:graphicData>
            </a:graphic>
          </wp:inline>
        </w:drawing>
      </w:r>
    </w:p>
    <w:p>
      <w:pPr>
        <w:pStyle w:val="TableNote"/>
        <w:rPr/>
      </w:pPr>
      <w:r>
        <w:rPr>
          <w:i/>
          <w:iCs/>
        </w:rPr>
        <w:t>Notes:</w:t>
      </w:r>
      <w:r>
        <w:rPr/>
        <w:t xml:space="preserve"> Delegation depends on implicitness, verification capital, capability, and knowledge; delegation in turn reduces the hands-on work through which knowledge is formed, and lower knowledge raises the return to verification capital. The decision horizon determines whether the effect of delegation on knowledge is internalized.</w:t>
      </w:r>
    </w:p>
    <w:p>
      <w:pPr>
        <w:pStyle w:val="Heading2"/>
        <w:rPr/>
      </w:pPr>
      <w:bookmarkStart w:id="20" w:name="the-model"/>
      <w:bookmarkStart w:id="21" w:name="Xe58852b0e5323c3cc5b2f8138db3ccf462094e1"/>
      <w:bookmarkStart w:id="22" w:name="when-is-code-costly-to-trust"/>
      <w:bookmarkEnd w:id="20"/>
      <w:bookmarkEnd w:id="21"/>
      <w:bookmarkEnd w:id="22"/>
      <w:r>
        <w:rPr/>
        <w:t>4. When Is Code Costly to Trust?</w:t>
      </w:r>
    </w:p>
    <w:p>
      <w:pPr>
        <w:pStyle w:val="FirstParagraph"/>
        <w:rPr/>
      </w:pPr>
      <w:r>
        <w:rPr/>
        <w:t>The generation–verification asymmetry holds only when verification capital is below a threshold that the model pins down. Because Λ is linear in a, the sign of the slope of net value in θ changes at most once.</w:t>
      </w:r>
    </w:p>
    <w:p>
      <w:pPr>
        <w:pStyle w:val="FirstParagraph"/>
        <w:rPr/>
      </w:pPr>
      <w:r>
        <w:rPr>
          <w:b/>
          <w:bCs/>
        </w:rPr>
        <w:t>Proposition 1 (conditional asymmetry).</w:t>
      </w:r>
      <w:r>
        <w:rPr>
          <w:i/>
          <w:iCs/>
        </w:rPr>
        <w:t xml:space="preserve"> Suppose Φ &gt; c and define</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8" w:author="Claude" w:date="2026-09-29T00:00:00Z">
              <w:r>
                <w:rPr>
                  <w:i/>
                </w:rPr>
                <w:t xml:space="preserve">a</w:t>
              </w:r>
              <w:r>
                <w:rPr>
                  <w:i/>
                  <w:vertAlign w:val="superscript"/>
                </w:rPr>
                <w:t xml:space="preserve">†</w:t>
              </w:r>
              <w:r>
                <w:rPr>
                  <w:i/>
                </w:rPr>
                <w:t xml:space="preserve"> = (Φ − c)/Γ = (Φ − c)/[Φ − λ·w·h(K)].</w:t>
              </w:r>
            </w:ins>
          </w:p>
        </w:tc>
        <w:tc>
          <w:tcPr>
            <w:tcW w:w="719" w:type="dxa"/>
            <w:tcBorders/>
            <w:vAlign w:val="center"/>
          </w:tcPr>
          <w:p>
            <w:pPr>
              <w:pStyle w:val="Equation"/>
              <w:spacing w:before="120" w:after="120"/>
              <w:jc w:val="right"/>
              <w:rPr/>
            </w:pPr>
            <w:r>
              <w:rPr/>
              <w:t>(8)</w:t>
            </w:r>
          </w:p>
        </w:tc>
      </w:tr>
    </w:tbl>
    <w:p>
      <w:pPr>
        <w:pStyle w:val="FirstParagraph"/>
        <w:rPr/>
      </w:pPr>
      <w:r>
        <w:rPr>
          <w:i/>
          <w:iCs/>
        </w:rPr>
        <w:t>(i) If a &lt; a†, net value decreases in θ: the organization delegates the least implicit tasks first, and when 0 &lt; G₀ &lt; Λ it delegates exactly the tasks below the threshold θ* = G₀/Λ. (ii) If a &gt; a†, net value increases in θ: the most implicit tasks are the most valuable to delegate. (iii) The reversal exists, a† &lt; 1, if and only if c &gt; λ·w·h(K), that is, if and only if b &lt; (1 − λ)·w·h(K). (iv) The threshold a† falls as the model becomes more reliable (π rises), and rises with the review premium χ and with the share λ of human effort that automated checks relieve. (v) If c ≥ Φ, net value is nondecreasing in θ for every a, and the asymmetry is absent.</w:t>
      </w:r>
    </w:p>
    <w:p>
      <w:pPr>
        <w:pStyle w:val="BodyText"/>
        <w:rPr/>
      </w:pPr>
      <w:r>
        <w:rPr/>
        <w:t>Part (i) recovers the familiar pattern in which AI helps most on tasks with explicit, machine-checkable success criteria. Part (ii) shows that the pattern is a property of the verification environment rather than of the technology: when automated checks enforce most implicit criteria, the tasks that burden a human author most are those where delegation saves most, because the agent can iterate against the checks. By part (iii), the reversal does not require that checks help only the agent: it survives any λ &lt; 1 as long as the debt an assisted change adds is small relative to the part of authoring effort that checks cannot relieve. Part (v) describes a regime in which models satisfy implicit criteria about as well as knowledgeable authors, so that code is no longer costly to trust.</w:t>
      </w:r>
    </w:p>
    <w:p>
      <w:pPr>
        <w:pStyle w:val="BodyText"/>
        <w:rPr/>
      </w:pPr>
      <w:r>
        <w:rPr/>
        <w:t>An illustration conveys magnitudes. With review premium χ = 0.5, model rate π = 0.6, detection rate η = 0.8, author rate q = 0.95, w·h = US$1,000 for a task whose criteria are all implicit, D = US$5,000, and b = 0, we obtain φ = 1.82, Δe = 0.03, and Φ = US$1,970. Then a† ≈ 0.49 if automated checks do not help human authors (λ = 0) and a† ≈ 0.58 if they relieve 30 percent of an author’s effort on the criteria they enforce (λ = 0.3): in a codebase where automated checks enforce roughly half to three fifths of the implicit criteria, the ordering of tasks by delegation value reverses.</w:t>
      </w:r>
    </w:p>
    <w:p>
      <w:pPr>
        <w:pStyle w:val="BodyText"/>
        <w:rPr/>
      </w:pPr>
      <w:r>
        <w:rPr/>
        <w:t xml:space="preserve">A second threshold organizes the results below. When G₀ &gt; 0, an organization maximizing current value delegates every task once Λ ≤ G₀, which defines the </w:t>
      </w:r>
      <w:r>
        <w:rPr>
          <w:i/>
          <w:iCs/>
        </w:rPr>
        <w:t>saturation point</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09" w:author="Claude" w:date="2026-09-29T00:00:00Z">
              <w:r>
                <w:rPr>
                  <w:i/>
                </w:rPr>
                <w:t xml:space="preserve">a</w:t>
              </w:r>
              <w:r>
                <w:rPr>
                  <w:i/>
                  <w:vertAlign w:val="subscript"/>
                </w:rPr>
                <w:t xml:space="preserve">1</w:t>
              </w:r>
              <w:r>
                <w:rPr>
                  <w:i/>
                </w:rPr>
                <w:t xml:space="preserve"> = (Φ − c − G</w:t>
              </w:r>
              <w:r>
                <w:rPr>
                  <w:i/>
                  <w:vertAlign w:val="subscript"/>
                </w:rPr>
                <w:t xml:space="preserve">0</w:t>
              </w:r>
              <w:r>
                <w:rPr>
                  <w:i/>
                </w:rPr>
                <w:t xml:space="preserve">)/Γ.</w:t>
              </w:r>
            </w:ins>
          </w:p>
        </w:tc>
        <w:tc>
          <w:tcPr>
            <w:tcW w:w="719" w:type="dxa"/>
            <w:tcBorders/>
            <w:vAlign w:val="center"/>
          </w:tcPr>
          <w:p>
            <w:pPr>
              <w:pStyle w:val="Equation"/>
              <w:spacing w:before="120" w:after="120"/>
              <w:jc w:val="right"/>
              <w:rPr/>
            </w:pPr>
            <w:r>
              <w:rPr/>
              <w:t>(9)</w:t>
            </w:r>
          </w:p>
        </w:tc>
      </w:tr>
    </w:tbl>
    <w:p>
      <w:pPr>
        <w:pStyle w:val="FirstParagraph"/>
        <w:rPr/>
      </w:pPr>
      <w:r>
        <w:rPr/>
        <w:t>Saturation therefore always precedes reversal. Between a₁ and a†, an organization that maximizes current value delegates everything, although high-implicitness tasks remain the least valuable to delegate. Both thresholds depend on knowledge, because Φ, c, and Γ do.</w:t>
      </w:r>
    </w:p>
    <w:p>
      <w:pPr>
        <w:pStyle w:val="Heading2"/>
        <w:rPr/>
      </w:pPr>
      <w:bookmarkStart w:id="23" w:name="when-is-code-costly-to-trust"/>
      <w:bookmarkStart w:id="24" w:name="X98e428cddb692088b413d0ad429613072ed44aa"/>
      <w:bookmarkEnd w:id="23"/>
      <w:bookmarkEnd w:id="24"/>
      <w:r>
        <w:rPr/>
        <w:t>5. Verification Capital and Model Capability</w:t>
      </w:r>
    </w:p>
    <w:p>
      <w:pPr>
        <w:pStyle w:val="FirstParagraph"/>
        <w:rPr/>
      </w:pPr>
      <w:r>
        <w:rPr/>
        <w:t>Whether verification capital and model capability are complements depends on whether the delegation margin is still open, not on whether capability improves through speed or through reliability. Let Π*(a, κ) be the maximal value of delegation at given a and K, the first term of U evaluated at the optimal s. Capability raises G₀ through faster steering (S′ &lt; 0) and lowers Φ through reliability (π′ &gt; 0), since ∂Φ/∂π = −w·h(K)·η − D(1 − η) &lt; 0.</w:t>
      </w:r>
    </w:p>
    <w:p>
      <w:pPr>
        <w:pStyle w:val="FirstParagraph"/>
        <w:rPr/>
      </w:pPr>
      <w:r>
        <w:rPr>
          <w:b/>
          <w:bCs/>
        </w:rPr>
        <w:t>Proposition 2 (complementarity and saturation).</w:t>
      </w:r>
      <w:r>
        <w:rPr>
          <w:i/>
          <w:iCs/>
        </w:rPr>
        <w:t xml:space="preserve"> Let a &lt; a† and c &gt; λ·w·h(K). (i) While delegation is interior (0 &lt; θ* &lt; 1), speed improvements always raise the marginal value of verification capital, and reliability improvements raise it if and only if</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0" w:author="Claude" w:date="2026-09-29T00:00:00Z">
              <w:r>
                <w:rPr>
                  <w:i/>
                </w:rPr>
                <w:t xml:space="preserve">∫</w:t>
              </w:r>
              <w:r>
                <w:rPr>
                  <w:i/>
                  <w:vertAlign w:val="subscript"/>
                </w:rPr>
                <w:t xml:space="preserve">0</w:t>
              </w:r>
              <w:r>
                <w:rPr>
                  <w:i/>
                  <w:vertAlign w:val="superscript"/>
                </w:rPr>
                <w:t xml:space="preserve">θ*</w:t>
              </w:r>
              <w:r>
                <w:rPr>
                  <w:i/>
                </w:rPr>
                <w:t xml:space="preserve"> θf(θ) dθ &lt; (1 − a)Γ·θ*</w:t>
              </w:r>
              <w:r>
                <w:rPr>
                  <w:i/>
                  <w:vertAlign w:val="superscript"/>
                </w:rPr>
                <w:t xml:space="preserve">2</w:t>
              </w:r>
              <w:r>
                <w:rPr>
                  <w:i/>
                </w:rPr>
                <w:t xml:space="preserve">f(θ*)/Λ.</w:t>
              </w:r>
            </w:ins>
          </w:p>
        </w:tc>
        <w:tc>
          <w:tcPr>
            <w:tcW w:w="719" w:type="dxa"/>
            <w:tcBorders/>
            <w:vAlign w:val="center"/>
          </w:tcPr>
          <w:p>
            <w:pPr>
              <w:pStyle w:val="Equation"/>
              <w:spacing w:before="120" w:after="120"/>
              <w:jc w:val="right"/>
              <w:rPr/>
            </w:pPr>
            <w:r>
              <w:rPr/>
              <w:t>(10)</w:t>
            </w:r>
          </w:p>
        </w:tc>
      </w:tr>
    </w:tbl>
    <w:p>
      <w:pPr>
        <w:pStyle w:val="FirstParagraph"/>
        <w:rPr/>
      </w:pPr>
      <w:r>
        <w:rPr>
          <w:i/>
          <w:iCs/>
        </w:rPr>
        <w:t>The condition holds whenever f is nondecreasing on [0, θ*] and, for any f, when authoring cost c is large relative to the generation saving G₀. (ii) Once delegation is saturated (a ≥ a₁), speed improvements leave the marginal value of verification capital unchanged and reliability improvements lower it.</w:t>
      </w:r>
    </w:p>
    <w:p>
      <w:pPr>
        <w:pStyle w:val="BodyText"/>
        <w:rPr/>
      </w:pPr>
      <w:r>
        <w:rPr/>
        <w:t>With uniformly distributed tasks the result takes a closed form. In the interior, Π* = G₀²/(2Λ) and</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1" w:author="Claude" w:date="2026-09-29T00:00:00Z">
              <w:r>
                <w:rPr>
                  <w:i/>
                </w:rPr>
                <w:t xml:space="preserve">∂Π*/∂a = G</w:t>
              </w:r>
              <w:r>
                <w:rPr>
                  <w:i/>
                  <w:vertAlign w:val="subscript"/>
                </w:rPr>
                <w:t xml:space="preserve">0</w:t>
              </w:r>
              <w:r>
                <w:rPr>
                  <w:i/>
                  <w:vertAlign w:val="superscript"/>
                </w:rPr>
                <w:t xml:space="preserve">2</w:t>
              </w:r>
              <w:r>
                <w:rPr>
                  <w:i/>
                </w:rPr>
                <w:t xml:space="preserve">Γ/(2Λ</w:t>
              </w:r>
              <w:r>
                <w:rPr>
                  <w:i/>
                  <w:vertAlign w:val="superscript"/>
                </w:rPr>
                <w:t xml:space="preserve">2</w:t>
              </w:r>
              <w:r>
                <w:rPr>
                  <w:i/>
                </w:rPr>
                <w:t xml:space="preserve">),  ∂</w:t>
              </w:r>
              <w:r>
                <w:rPr>
                  <w:i/>
                  <w:vertAlign w:val="superscript"/>
                </w:rPr>
                <w:t xml:space="preserve">2</w:t>
              </w:r>
              <w:r>
                <w:rPr>
                  <w:i/>
                </w:rPr>
                <w:t xml:space="preserve">Π*/∂a∂Φ = −G</w:t>
              </w:r>
              <w:r>
                <w:rPr>
                  <w:i/>
                  <w:vertAlign w:val="subscript"/>
                </w:rPr>
                <w:t xml:space="preserve">0</w:t>
              </w:r>
              <w:r>
                <w:rPr>
                  <w:i/>
                  <w:vertAlign w:val="superscript"/>
                </w:rPr>
                <w:t xml:space="preserve">2</w:t>
              </w:r>
              <w:r>
                <w:rPr>
                  <w:i/>
                </w:rPr>
                <w:t xml:space="preserve">[(1 − a)Γ + c − λ·w·h(K)]/(2Λ</w:t>
              </w:r>
              <w:r>
                <w:rPr>
                  <w:i/>
                  <w:vertAlign w:val="superscript"/>
                </w:rPr>
                <w:t xml:space="preserve">3</w:t>
              </w:r>
              <w:r>
                <w:rPr>
                  <w:i/>
                </w:rPr>
                <w:t xml:space="preserve">) &lt; 0,</w:t>
              </w:r>
            </w:ins>
          </w:p>
        </w:tc>
        <w:tc>
          <w:tcPr>
            <w:tcW w:w="719" w:type="dxa"/>
            <w:tcBorders/>
            <w:vAlign w:val="center"/>
          </w:tcPr>
          <w:p>
            <w:pPr>
              <w:pStyle w:val="Equation"/>
              <w:spacing w:before="120" w:after="120"/>
              <w:jc w:val="right"/>
              <w:rPr/>
            </w:pPr>
            <w:r>
              <w:rPr/>
              <w:t>(11)</w:t>
            </w:r>
          </w:p>
        </w:tc>
      </w:tr>
    </w:tbl>
    <w:p>
      <w:pPr>
        <w:pStyle w:val="FirstParagraph"/>
        <w:rPr/>
      </w:pPr>
      <w:r>
        <w:rPr/>
        <w:t>so lowering Φ through reliability raises the return to a. At saturation, Π* = G₀ − Λ/2, the return to a is Γ/2, and reliability lowers it.</w:t>
      </w:r>
    </w:p>
    <w:p>
      <w:pPr>
        <w:pStyle w:val="BodyText"/>
        <w:rPr/>
      </w:pPr>
      <w:r>
        <w:rPr/>
        <w:t>The mechanism is a contest between two margins. On the intensive margin, a more reliable model makes each unit of verification capital catch less on tasks already delegated. On the extensive margin, it expands the set of delegated tasks, adding the most implicit among them, where verification capital matters most. While delegation is interior, the extensive margin dominates under the stated condition; once every task is delegated, only the intensive margin remains.</w:t>
      </w:r>
    </w:p>
    <w:p>
      <w:pPr>
        <w:pStyle w:val="BodyText"/>
        <w:rPr/>
      </w:pPr>
      <w:r>
        <w:rPr/>
        <w:t>Proposition 2 thus revises a common intuition: reliability weakens complementarity only after delegation has saturated. Before that point, organizations with more verification capital gain disproportionately from every model improvement, whatever its form, and the productivity gap between well-verified and poorly verified systems widens.</w:t>
      </w:r>
    </w:p>
    <w:p>
      <w:pPr>
        <w:pStyle w:val="Heading2"/>
        <w:rPr/>
      </w:pPr>
      <w:bookmarkStart w:id="25" w:name="X98e428cddb692088b413d0ad429613072ed44aa"/>
      <w:bookmarkStart w:id="26" w:name="expertise-and-knowledge-erosion"/>
      <w:bookmarkEnd w:id="25"/>
      <w:bookmarkEnd w:id="26"/>
      <w:r>
        <w:rPr/>
        <w:t>6. Expertise and Knowledge Erosion</w:t>
      </w:r>
    </w:p>
    <w:p>
      <w:pPr>
        <w:pStyle w:val="FirstParagraph"/>
        <w:rPr/>
      </w:pPr>
      <w:r>
        <w:rPr/>
        <w:t>The value of maintenance expertise stops rising exactly where delegation saturates, and that is where an organization that ignores learning stops learning. Both results follow from how knowledge enters the period payoff. To isolate the labor channel, consider first the case in which defect and debt terms are negligible (DΔe = b = 0) and detection does not vary with knowledge. Differentiating U,</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2" w:author="Claude" w:date="2026-09-29T00:00:00Z">
              <w:r>
                <w:rPr>
                  <w:i/>
                </w:rPr>
                <w:t xml:space="preserve">U</w:t>
              </w:r>
              <w:r>
                <w:rPr>
                  <w:i/>
                  <w:vertAlign w:val="subscript"/>
                </w:rPr>
                <w:t xml:space="preserve">K</w:t>
              </w:r>
              <w:r>
                <w:rPr>
                  <w:i/>
                </w:rPr>
                <w:t xml:space="preserve"> = −w·h′(K)·[(1 − λa)Ē + ψ(a)∫</w:t>
              </w:r>
              <w:r>
                <w:rPr>
                  <w:i/>
                  <w:vertAlign w:val="subscript"/>
                </w:rPr>
                <w:t xml:space="preserve">𝒟(s)</w:t>
              </w:r>
              <w:r>
                <w:rPr>
                  <w:i/>
                </w:rPr>
                <w:t xml:space="preserve"> θf(θ) dθ],  ψ(a) = (1 − a)φ − 1 + λa.</w:t>
              </w:r>
            </w:ins>
          </w:p>
        </w:tc>
        <w:tc>
          <w:tcPr>
            <w:tcW w:w="719" w:type="dxa"/>
            <w:tcBorders/>
            <w:vAlign w:val="center"/>
          </w:tcPr>
          <w:p>
            <w:pPr>
              <w:pStyle w:val="Equation"/>
              <w:spacing w:before="120" w:after="120"/>
              <w:jc w:val="right"/>
              <w:rPr/>
            </w:pPr>
            <w:r>
              <w:rPr/>
              <w:t>(12)</w:t>
            </w:r>
          </w:p>
        </w:tc>
      </w:tr>
    </w:tbl>
    <w:p>
      <w:pPr>
        <w:pStyle w:val="FirstParagraph"/>
        <w:rPr/>
      </w:pPr>
      <w:r>
        <w:rPr/>
        <w:t>Knowledge lowers the cost of every implicit criterion a person handles. Without delegation, people handle all of them, with the relief that automated checks provide. Delegation changes the knowledge-dependent load by ψ(a) per delegated unit: when a is low, reviewing a delegated criterion takes more knowledge-dependent effort than writing it (ψ &gt; 0), and when a is high, less. With uniform tasks and delegation of the least implicit tasks, U_K = (w|h′|/2)·[1 − λa + ψ(a)s²].</w:t>
      </w:r>
    </w:p>
    <w:p>
      <w:pPr>
        <w:pStyle w:val="FirstParagraph"/>
        <w:rPr/>
      </w:pPr>
      <w:r>
        <w:rPr>
          <w:b/>
          <w:bCs/>
        </w:rPr>
        <w:t>Proposition 3 (expertise value turns down at saturation).</w:t>
      </w:r>
      <w:r>
        <w:rPr>
          <w:i/>
          <w:iCs/>
        </w:rPr>
        <w:t xml:space="preserve"> Let tasks be uniform, let the organization delegate myopically, let DΔe = b = 0 with η constant, and suppose delegation is interior at a = 0. Holding K fixed: (i) the marginal value of knowledge U_K decreases in verification capital for a &gt; a₁; (ii) for a &lt; a₁ it increases wherever s(a)² &gt; λ/(φ − λ), so a₁ is a strict local maximum if and only if φ &gt; 2λ, and when λ = 0, U_K increases on all of [0, a₁); (iii) a₁ is the global maximum if and only if</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3" w:author="Claude" w:date="2026-09-29T00:00:00Z">
              <w:r>
                <w:rPr>
                  <w:i/>
                </w:rPr>
                <w:t xml:space="preserve">γ − λa</w:t>
              </w:r>
              <w:r>
                <w:rPr>
                  <w:i/>
                  <w:vertAlign w:val="subscript"/>
                </w:rPr>
                <w:t xml:space="preserve">1</w:t>
              </w:r>
              <w:r>
                <w:rPr>
                  <w:i/>
                </w:rPr>
                <w:t xml:space="preserve"> &gt; γ</w:t>
              </w:r>
              <w:r>
                <w:rPr>
                  <w:i/>
                  <w:vertAlign w:val="superscript"/>
                </w:rPr>
                <w:t xml:space="preserve">2</w:t>
              </w:r>
              <w:r>
                <w:rPr>
                  <w:i/>
                </w:rPr>
                <w:t xml:space="preserve">/(φ − 1),  </w:t>
              </w:r>
              <w:r>
                <w:rPr/>
                <w:t xml:space="preserve">where </w:t>
              </w:r>
              <w:r>
                <w:rPr>
                  <w:i/>
                </w:rPr>
                <w:t xml:space="preserve">γ = G</w:t>
              </w:r>
              <w:r>
                <w:rPr>
                  <w:i/>
                  <w:vertAlign w:val="subscript"/>
                </w:rPr>
                <w:t xml:space="preserve">0</w:t>
              </w:r>
              <w:r>
                <w:rPr>
                  <w:i/>
                </w:rPr>
                <w:t xml:space="preserve">/[w·h(K)]</w:t>
              </w:r>
              <w:r>
                <w:rPr/>
                <w:t xml:space="preserve"> and </w:t>
              </w:r>
              <w:r>
                <w:rPr>
                  <w:i/>
                </w:rPr>
                <w:t xml:space="preserve">a</w:t>
              </w:r>
              <w:r>
                <w:rPr>
                  <w:i/>
                  <w:vertAlign w:val="subscript"/>
                </w:rPr>
                <w:t xml:space="preserve">1</w:t>
              </w:r>
              <w:r>
                <w:rPr>
                  <w:i/>
                </w:rPr>
                <w:t xml:space="preserve"> = (φ − 1 − γ)/(φ − λ),</w:t>
              </w:r>
            </w:ins>
          </w:p>
        </w:tc>
        <w:tc>
          <w:tcPr>
            <w:tcW w:w="719" w:type="dxa"/>
            <w:tcBorders/>
            <w:vAlign w:val="center"/>
          </w:tcPr>
          <w:p>
            <w:pPr>
              <w:pStyle w:val="Equation"/>
              <w:spacing w:before="120" w:after="120"/>
              <w:jc w:val="right"/>
              <w:rPr/>
            </w:pPr>
            <w:r>
              <w:rPr/>
              <w:t>(13)</w:t>
            </w:r>
          </w:p>
        </w:tc>
      </w:tr>
    </w:tbl>
    <w:p>
      <w:pPr>
        <w:pStyle w:val="FirstParagraph"/>
        <w:rPr/>
      </w:pPr>
      <w:r>
        <w:rPr>
          <w:i/>
          <w:iCs/>
        </w:rPr>
        <w:t>which always holds when λ = 0 and, when λ &gt; 0, holds if and only if φ &gt; 2λ and γ exceeds a threshold γ̲ ∈ (0, φ − 1), that is, when knowledge is high enough that the generation saving is large relative to the cost of authoring implicit criteria.</w:t>
      </w:r>
    </w:p>
    <w:p>
      <w:pPr>
        <w:pStyle w:val="BodyText"/>
        <w:rPr/>
      </w:pPr>
      <w:r>
        <w:rPr/>
        <w:t>Below saturation, more verification capital expands delegation, and every newly delegated task must be reviewed by someone whose knowledge makes review cheaper; near saturation this expansion effect dominates. Above saturation, delegation cannot expand further and verification capital only substitutes for human review. When checks help human authors substantially (λ &gt; 0) and knowledge is low, the peak at saturation is local rather than global. In the full model the decline above saturation is robust and the rise below it is weaker: in the baseline of Table 1, U_K falls with verification capital above a₁(K) at every knowledge level on the grid and rises to a global maximum at a₁(K) only when knowledge is high (K above about 2.7).</w:t>
      </w:r>
    </w:p>
    <w:p>
      <w:pPr>
        <w:pStyle w:val="BodyText"/>
        <w:rPr/>
      </w:pPr>
      <w:r>
        <w:rPr/>
        <w:t xml:space="preserve">The myopic organization’s knowledge follows. Let a₁(K) denote the saturation point at knowledge K. Lower knowledge makes review costlier, which typically raises the level of verification capital needed for saturation, and we say that </w:t>
      </w:r>
      <w:r>
        <w:rPr>
          <w:i/>
          <w:iCs/>
        </w:rPr>
        <w:t>Assumption A</w:t>
      </w:r>
      <w:r>
        <w:rPr/>
        <w:t xml:space="preserve"> holds when a₁(K) is maximized at K = 0. Assumption A holds when DΔe = b = 0 and η is constant, and in 19 of the 21 configurations with linear net value below.</w:t>
      </w:r>
    </w:p>
    <w:p>
      <w:pPr>
        <w:pStyle w:val="FirstParagraph"/>
        <w:rPr/>
      </w:pPr>
      <w:r>
        <w:rPr>
          <w:b/>
          <w:bCs/>
        </w:rPr>
        <w:t>Proposition 4 (myopic deskilling precedes reversal).</w:t>
      </w:r>
      <w:r>
        <w:rPr>
          <w:i/>
          <w:iCs/>
        </w:rPr>
        <w:t xml:space="preserve"> Let a be fixed and the organization myopic. (i) Zero knowledge is a steady state if and only if a ≥ a₁(0), and it is the unique steady state, reached from any initial knowledge, if a ≥ max_K a₁(K); under Assumption A the two conditions coincide. (ii) a₁(0) &lt; a†(0). (iii) Hence there is a nonempty interval [a₁(0), a†(0)) in which the myopic organization can delegate every task and exhaust its knowledge, although at the knowledge it ends with, high-implicitness tasks remain the least valuable to delegate.</w:t>
      </w:r>
    </w:p>
    <w:p>
      <w:pPr>
        <w:pStyle w:val="BodyText"/>
        <w:rPr/>
      </w:pPr>
      <w:r>
        <w:rPr/>
        <w:t>Taken together, Propositions 3 and 4 identify a specific failure. The organization stops hands-on learning at the level of verification capital beyond which the value of expertise declines, which in the labor-cost case is where it peaks, and before the verification environment has made high-implicitness delegation worthwhile. The forward-looking organization’s delegation differs by the shadow value of learning: with uniform tasks, in the interior,</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4" w:author="Claude" w:date="2026-09-29T00:00:00Z">
              <w:r>
                <w:rPr>
                  <w:i/>
                </w:rPr>
                <w:t xml:space="preserve">s</w:t>
              </w:r>
              <w:r>
                <w:rPr>
                  <w:i/>
                  <w:vertAlign w:val="subscript"/>
                </w:rPr>
                <w:t xml:space="preserve">f</w:t>
              </w:r>
              <w:r>
                <w:rPr>
                  <w:i/>
                </w:rPr>
                <w:t xml:space="preserve"> = (G</w:t>
              </w:r>
              <w:r>
                <w:rPr>
                  <w:i/>
                  <w:vertAlign w:val="subscript"/>
                </w:rPr>
                <w:t xml:space="preserve">0</w:t>
              </w:r>
              <w:r>
                <w:rPr>
                  <w:i/>
                </w:rPr>
                <w:t xml:space="preserve"> − ω)/Λ,  s</w:t>
              </w:r>
              <w:r>
                <w:rPr>
                  <w:i/>
                  <w:vertAlign w:val="subscript"/>
                </w:rPr>
                <w:t xml:space="preserve">m</w:t>
              </w:r>
              <w:r>
                <w:rPr>
                  <w:i/>
                </w:rPr>
                <w:t xml:space="preserve"> − s</w:t>
              </w:r>
              <w:r>
                <w:rPr>
                  <w:i/>
                  <w:vertAlign w:val="subscript"/>
                </w:rPr>
                <w:t xml:space="preserve">f</w:t>
              </w:r>
              <w:r>
                <w:rPr>
                  <w:i/>
                </w:rPr>
                <w:t xml:space="preserve"> = ω/Λ,  ω = ϱg·V′(K′),</w:t>
              </w:r>
            </w:ins>
          </w:p>
        </w:tc>
        <w:tc>
          <w:tcPr>
            <w:tcW w:w="719" w:type="dxa"/>
            <w:tcBorders/>
            <w:vAlign w:val="center"/>
          </w:tcPr>
          <w:p>
            <w:pPr>
              <w:pStyle w:val="Equation"/>
              <w:spacing w:before="120" w:after="120"/>
              <w:jc w:val="right"/>
              <w:rPr/>
            </w:pPr>
            <w:r>
              <w:rPr/>
              <w:t>(14)</w:t>
            </w:r>
          </w:p>
        </w:tc>
      </w:tr>
    </w:tbl>
    <w:p>
      <w:pPr>
        <w:pStyle w:val="FirstParagraph"/>
        <w:rPr/>
      </w:pPr>
      <w:r>
        <w:rPr/>
        <w:t>where ω is the value of the knowledge one more hands-on task creates. Holding ω fixed, the gap widens as Λ falls with a, until the myopic organization saturates; beyond that point it narrows as the forward-looking organization also delegates more. The numerical analysis shows the resulting hump.</w:t>
      </w:r>
    </w:p>
    <w:p>
      <w:pPr>
        <w:pStyle w:val="Heading2"/>
        <w:rPr/>
      </w:pPr>
      <w:bookmarkStart w:id="27" w:name="expertise-and-knowledge-erosion"/>
      <w:bookmarkStart w:id="28" w:name="investment-in-verification-capital"/>
      <w:bookmarkEnd w:id="27"/>
      <w:bookmarkEnd w:id="28"/>
      <w:r>
        <w:rPr/>
        <w:t>7. Investment in Verification Capital</w:t>
      </w:r>
    </w:p>
    <w:p>
      <w:pPr>
        <w:pStyle w:val="FirstParagraph"/>
        <w:rPr/>
      </w:pPr>
      <w:r>
        <w:rPr/>
        <w:t>When organizations choose verification capital as well as delegation, myopic organizations polarize and can ratchet into full automation, while forward-looking organizations invest less in verification capital at every level of knowledge.</w:t>
      </w:r>
    </w:p>
    <w:p>
      <w:pPr>
        <w:pStyle w:val="FirstParagraph"/>
        <w:rPr/>
      </w:pPr>
      <w:r>
        <w:rPr>
          <w:b/>
          <w:bCs/>
        </w:rPr>
        <w:t>Proposition 5 (polarization).</w:t>
      </w:r>
      <w:r>
        <w:rPr>
          <w:i/>
          <w:iCs/>
        </w:rPr>
        <w:t xml:space="preserve"> Let tasks be uniform and the organization myopic, with G₀ &lt; Λ(0) so that delegation is interior at a = 0. Below saturation, the value of delegation G₀²/(2Λ) is strictly convex in a:</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5" w:author="Claude" w:date="2026-09-29T00:00:00Z">
              <w:r>
                <w:rPr>
                  <w:i/>
                </w:rPr>
                <w:t xml:space="preserve">∂</w:t>
              </w:r>
              <w:r>
                <w:rPr>
                  <w:i/>
                  <w:vertAlign w:val="superscript"/>
                </w:rPr>
                <w:t xml:space="preserve">2</w:t>
              </w:r>
              <w:r>
                <w:rPr>
                  <w:i/>
                </w:rPr>
                <w:t xml:space="preserve">/∂a</w:t>
              </w:r>
              <w:r>
                <w:rPr>
                  <w:i/>
                  <w:vertAlign w:val="superscript"/>
                </w:rPr>
                <w:t xml:space="preserve">2</w:t>
              </w:r>
              <w:r>
                <w:rPr>
                  <w:i/>
                </w:rPr>
                <w:t xml:space="preserve"> [G</w:t>
              </w:r>
              <w:r>
                <w:rPr>
                  <w:i/>
                  <w:vertAlign w:val="subscript"/>
                </w:rPr>
                <w:t xml:space="preserve">0</w:t>
              </w:r>
              <w:r>
                <w:rPr>
                  <w:i/>
                  <w:vertAlign w:val="superscript"/>
                </w:rPr>
                <w:t xml:space="preserve">2</w:t>
              </w:r>
              <w:r>
                <w:rPr>
                  <w:i/>
                </w:rPr>
                <w:t xml:space="preserve">/(2Λ(a))] = G</w:t>
              </w:r>
              <w:r>
                <w:rPr>
                  <w:i/>
                  <w:vertAlign w:val="subscript"/>
                </w:rPr>
                <w:t xml:space="preserve">0</w:t>
              </w:r>
              <w:r>
                <w:rPr>
                  <w:i/>
                  <w:vertAlign w:val="superscript"/>
                </w:rPr>
                <w:t xml:space="preserve">2</w:t>
              </w:r>
              <w:r>
                <w:rPr>
                  <w:i/>
                </w:rPr>
                <w:t xml:space="preserve">Γ</w:t>
              </w:r>
              <w:r>
                <w:rPr>
                  <w:i/>
                  <w:vertAlign w:val="superscript"/>
                </w:rPr>
                <w:t xml:space="preserve">2</w:t>
              </w:r>
              <w:r>
                <w:rPr>
                  <w:i/>
                </w:rPr>
                <w:t xml:space="preserve">/Λ(a)</w:t>
              </w:r>
              <w:r>
                <w:rPr>
                  <w:i/>
                  <w:vertAlign w:val="superscript"/>
                </w:rPr>
                <w:t xml:space="preserve">3</w:t>
              </w:r>
              <w:r>
                <w:rPr>
                  <w:i/>
                </w:rPr>
                <w:t xml:space="preserve"> &gt; 0.</w:t>
              </w:r>
            </w:ins>
          </w:p>
        </w:tc>
        <w:tc>
          <w:tcPr>
            <w:tcW w:w="719" w:type="dxa"/>
            <w:tcBorders/>
            <w:vAlign w:val="center"/>
          </w:tcPr>
          <w:p>
            <w:pPr>
              <w:pStyle w:val="Equation"/>
              <w:spacing w:before="120" w:after="120"/>
              <w:jc w:val="right"/>
              <w:rPr/>
            </w:pPr>
            <w:r>
              <w:rPr/>
              <w:t>(15)</w:t>
            </w:r>
          </w:p>
        </w:tc>
      </w:tr>
    </w:tbl>
    <w:p>
      <w:pPr>
        <w:pStyle w:val="FirstParagraph"/>
        <w:rPr/>
      </w:pPr>
      <w:r>
        <w:rPr>
          <w:i/>
          <w:iCs/>
        </w:rPr>
        <w:t>An optimum in (0, a₁) therefore requires C″(a) ≥ G₀²Γ²/Λ(a)³. If C″(a) &lt; G₀²Γ²/(Φ − c)³ on (0, a₁), no such optimum exists, and the organization chooses either a = 0 with partial delegation or a ≥ a₁ with full delegation.</w:t>
      </w:r>
    </w:p>
    <w:p>
      <w:pPr>
        <w:pStyle w:val="BodyText"/>
        <w:rPr/>
      </w:pPr>
      <w:r>
        <w:rPr/>
        <w:t>The marginal return to verification capital rises with a until delegation saturates and then stays at [Φ + (1 − q)D]/2. Unless verification capital becomes rapidly more expensive, organizations therefore sort into those that invest little and delegate selectively and those that invest heavily and delegate everything, consistent with the observation that AI adoption amplifies existing differences in engineering practice (DORA 2025).</w:t>
      </w:r>
    </w:p>
    <w:p>
      <w:pPr>
        <w:pStyle w:val="FirstParagraph"/>
        <w:rPr/>
      </w:pPr>
      <w:r>
        <w:rPr>
          <w:b/>
          <w:bCs/>
        </w:rPr>
        <w:t>Proposition 6 (automation ratchet).</w:t>
      </w:r>
      <w:r>
        <w:rPr>
          <w:i/>
          <w:iCs/>
        </w:rPr>
        <w:t xml:space="preserve"> Let tasks be uniform and the organization myopic, and let Φ(K) be decreasing in K, which holds whenever η is constant or D ≥ w·h(0). Suppose that at every K ≤ K₀ the myopic optimum lies in the saturated region, and let a^sat(K) solve</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6" w:author="Claude" w:date="2026-09-29T00:00:00Z">
              <w:r>
                <w:rPr>
                  <w:i/>
                </w:rPr>
                <w:t xml:space="preserve">C′(a</w:t>
              </w:r>
              <w:r>
                <w:rPr>
                  <w:i/>
                  <w:vertAlign w:val="superscript"/>
                </w:rPr>
                <w:t xml:space="preserve">sat</w:t>
              </w:r>
              <w:r>
                <w:rPr>
                  <w:i/>
                </w:rPr>
                <w:t xml:space="preserve">(K)) = [Φ(K) + (1 − q)D]/2.</w:t>
              </w:r>
            </w:ins>
          </w:p>
        </w:tc>
        <w:tc>
          <w:tcPr>
            <w:tcW w:w="719" w:type="dxa"/>
            <w:tcBorders/>
            <w:vAlign w:val="center"/>
          </w:tcPr>
          <w:p>
            <w:pPr>
              <w:pStyle w:val="Equation"/>
              <w:spacing w:before="120" w:after="120"/>
              <w:jc w:val="right"/>
              <w:rPr/>
            </w:pPr>
            <w:r>
              <w:rPr/>
              <w:t>(16)</w:t>
            </w:r>
          </w:p>
        </w:tc>
      </w:tr>
    </w:tbl>
    <w:p>
      <w:pPr>
        <w:pStyle w:val="FirstParagraph"/>
        <w:rPr/>
      </w:pPr>
      <w:r>
        <w:rPr>
          <w:i/>
          <w:iCs/>
        </w:rPr>
        <w:t>Starting from K₀, knowledge declines monotonically to zero and verification capital a_t = a^sat(K_t) rises monotonically to a^sat(0).</w:t>
      </w:r>
    </w:p>
    <w:p>
      <w:pPr>
        <w:pStyle w:val="BodyText"/>
        <w:rPr/>
      </w:pPr>
      <w:r>
        <w:rPr/>
        <w:t>The ratchet has two links. Full delegation stops hands-on learning, so knowledge depreciates. Lower knowledge raises Φ, because review takes longer and less knowledgeable reviewers let more violations through, and hence raises the return to verification capital, which keeps delegation saturated. Early gains are high because experienced engineers review cheaply and reliably, but they are financed by a stock that full delegation does not replenish. The condition D ≥ w·h(0), under which knowledge-dependent detection strengthens the ratchet, says only that an escaped defect costs more than authoring a task’s implicit criteria.</w:t>
      </w:r>
    </w:p>
    <w:p>
      <w:pPr>
        <w:pStyle w:val="FirstParagraph"/>
        <w:rPr/>
      </w:pPr>
      <w:r>
        <w:rPr>
          <w:b/>
          <w:bCs/>
        </w:rPr>
        <w:t>Proposition 7 (forward-looking organizations delegate less and invest less).</w:t>
      </w:r>
      <w:r>
        <w:rPr>
          <w:i/>
          <w:iCs/>
        </w:rPr>
        <w:t xml:space="preserve"> Let Φ be nonincreasing in K. For any task distribution f and convex C, at every level of knowledge K the set of optimal choices (a, s) of the forward-looking organization is lower, in the strong set order, than that of the myopic organization. In particular, the greatest optimal choices satisfy a_f(K) ≤ a_m(K) and s_f(K) ≤ s_m(K).</w:t>
      </w:r>
    </w:p>
    <w:p>
      <w:pPr>
        <w:pStyle w:val="BodyText"/>
        <w:rPr/>
      </w:pPr>
      <w:r>
        <w:rPr/>
        <w:t>The proof in Online Appendix A rests on two properties: verification capital raises the net value of every task by θΓ, including the marginal delegated one, so it complements delegation in the period payoff, and delegation lowers future knowledge, which the forward-looking organization values. Monotone comparative statics (Milgrom and Shannon 1994; Topkis 1998) then imply that internalizing the learning cost lowers both choices together. Because the argument requires only that verification capital raise the net value of every task and that knowledge lower the cost of trusting delegated work, Proposition 7 is the most general result of the analysis.</w:t>
      </w:r>
    </w:p>
    <w:p>
      <w:pPr>
        <w:pStyle w:val="BodyText"/>
        <w:rPr/>
      </w:pPr>
      <w:r>
        <w:rPr/>
        <w:t xml:space="preserve">It is also the least intuitive. A natural prescription is that organizations adopting AI should invest in tests and continuous integration so that delegated changes can be trusted. The model agrees that verification capital raises the value of delegation, but verification capital is also the asset that triggers delegation, so an organization that values its future knowledge will hold less of it than one that maximizes current throughput. The result concerns verification capital held </w:t>
      </w:r>
      <w:r>
        <w:rPr>
          <w:i/>
          <w:iCs/>
        </w:rPr>
        <w:t>for</w:t>
      </w:r>
      <w:r>
        <w:rPr/>
        <w:t xml:space="preserve"> delegation; Section 8.7 shows that the ordering holds in the long run even when verification capital is a durable stock that a forward-looking organization has an additional reason to build.</w:t>
      </w:r>
    </w:p>
    <w:p>
      <w:pPr>
        <w:pStyle w:val="Heading3"/>
        <w:rPr/>
      </w:pPr>
      <w:bookmarkStart w:id="29" w:name="where-does-knowledge-myopia-come-from"/>
      <w:bookmarkEnd w:id="29"/>
      <w:r>
        <w:rPr/>
        <w:t>7.1. Where Does Knowledge-Myopia Come From?</w:t>
      </w:r>
    </w:p>
    <w:p>
      <w:pPr>
        <w:pStyle w:val="FirstParagraph"/>
        <w:rPr/>
      </w:pPr>
      <w:r>
        <w:rPr/>
        <w:t>Knowledge-myopia is not only a benchmark; it is also the predictable outcome of how software organizations evaluate and staff decisions about AI tools.</w:t>
      </w:r>
    </w:p>
    <w:p>
      <w:pPr>
        <w:pStyle w:val="FirstParagraph"/>
        <w:rPr/>
      </w:pPr>
      <w:r>
        <w:rPr>
          <w:b/>
          <w:bCs/>
        </w:rPr>
        <w:t>Proposition 8 (organizational foundations of knowledge-myopia).</w:t>
      </w:r>
      <w:r>
        <w:rPr>
          <w:i/>
          <w:iCs/>
        </w:rPr>
        <w:t xml:space="preserve"> Suppose delegation and verification decisions are made by a manager who is rewarded on the period payoff U while in the role, remains in the role next period with probability p ∈ [0, 1], and is succeeded by managers of the same type. (i) The stationary equilibrium policy coincides with the forward-looking policy at discount factor ϱp. (ii) If p = 0, or if knowledge is not measured and the manager evaluates delegation as if it were fixed, the organization is knowledge-myopic, and by Proposition 7 its choices are higher than those of an owner who internalizes learning at every level of knowledge.</w:t>
      </w:r>
    </w:p>
    <w:p>
      <w:pPr>
        <w:pStyle w:val="BodyText"/>
        <w:rPr/>
      </w:pPr>
      <w:r>
        <w:rPr/>
        <w:t>Proposition 8 connects the model to two familiar features of IS management: managers of engineering teams rotate frequently and are evaluated on delivery metrics, and knowledge, unlike throughput, is rarely measured (Brynjolfsson et al. 2021), so the effect of delegation on knowledge is invisible to a decision maker who evaluates AI tools by what they ship. In the numerical baseline the ratchet region widens steadily as the effective horizon ϱp shortens (Online Appendix C.3). The same logic applies when engineers are mobile: if knowledge leaves with them, its depreciation rate d rises and the firm internalizes less of the return to hands-on work (Acemoglu and Pischke 1998; Becker 1964).</w:t>
      </w:r>
    </w:p>
    <w:p>
      <w:pPr>
        <w:pStyle w:val="Heading2"/>
        <w:rPr/>
      </w:pPr>
      <w:bookmarkStart w:id="30" w:name="investment-in-verification-capital"/>
      <w:bookmarkStart w:id="31" w:name="where-does-knowledge-myopia-come-from"/>
      <w:bookmarkStart w:id="32" w:name="numerical-analysis"/>
      <w:bookmarkEnd w:id="30"/>
      <w:bookmarkEnd w:id="31"/>
      <w:bookmarkEnd w:id="32"/>
      <w:r>
        <w:rPr/>
        <w:t>8. Numerical Analysis</w:t>
      </w:r>
    </w:p>
    <w:p>
      <w:pPr>
        <w:pStyle w:val="FirstParagraph"/>
        <w:rPr/>
      </w:pPr>
      <w:r>
        <w:rPr/>
        <w:t>The numerical analysis confirms the propositions’ magnitudes in the full model, with defects, debt, knowledge-dependent detection, and automated checks that help human authors. The parameters are illustrative: they are chosen to be plausible in light of the evidence discussed below and are disciplined by a calibration check (Section 8.8), but they are not estimated. Online Appendix B describes the methods, and replication code is provided with the submission.</w:t>
      </w:r>
    </w:p>
    <w:p>
      <w:pPr>
        <w:pStyle w:val="TableCaption"/>
        <w:rPr/>
      </w:pPr>
      <w:r>
        <w:rPr>
          <w:b/>
          <w:bCs/>
        </w:rPr>
        <w:t xml:space="preserve">Table </w:t>
      </w:r>
      <w:r>
        <w:rPr/>
        <w:t>1.</w:t>
      </w:r>
      <w:r>
        <w:rPr>
          <w:b/>
          <w:bCs/>
        </w:rPr>
        <w:t xml:space="preserve"> Baseline Parameters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88"/>
        <w:gridCol w:w="1754"/>
        <w:gridCol w:w="6418"/>
      </w:tblGrid>
      <w:tr>
        <w:trPr>
          <w:tblHeader w:val="true"/>
          <w:cnfStyle w:val="100000000000" w:firstRow="1" w:lastRow="0" w:firstColumn="0" w:lastColumn="0" w:oddVBand="0" w:evenVBand="0" w:oddHBand="0" w:evenHBand="0" w:firstRowFirstColumn="0" w:firstRowLastColumn="0" w:lastRowFirstColumn="0" w:lastRowLastColumn="0"/>
        </w:trPr>
        <w:tc>
          <w:tcPr>
            <w:tcW w:w="1188"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Parameter</w:t>
            </w:r>
          </w:p>
        </w:tc>
        <w:tc>
          <w:tcPr>
            <w:tcW w:w="1754"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Value</w:t>
            </w:r>
          </w:p>
        </w:tc>
        <w:tc>
          <w:tcPr>
            <w:tcW w:w="6418"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Note</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w</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100</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US$ per engineer hour</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h(K)</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10/(1 + K)</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Hours per unit of implicit criteria</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χ, π, q</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0.5, 0.6, 0.95</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Review premium; model and author rates of satisfying implicit criteria</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η(K)</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0.6 + 0.3·K/(1 + K)</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Detection rises from 0.6 with no knowledge to 0.85 at full knowledge; φ(K) ∈ [1.74, 1.84]</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λ</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0.3</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Automated checks relieve 30% of an author’s effort on the criteria they enforce</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D, b</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5,000, 50</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Escaped-defect cost; debt per unit of implicit criteria</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G₀</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100</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US$ generation saving per task</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g, d</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0.5, 0.1</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Knowledge ranges over [0, 5]</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ϱ</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0.8</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Discount factor</w:t>
            </w:r>
          </w:p>
        </w:tc>
      </w:tr>
      <w:tr>
        <w:trPr/>
        <w:tc>
          <w:tcPr>
            <w:tcW w:w="118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f</w:t>
            </w:r>
          </w:p>
        </w:tc>
        <w:tc>
          <w:tcPr>
            <w:tcW w:w="175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Uniform</w:t>
            </w:r>
          </w:p>
        </w:tc>
        <w:tc>
          <w:tcPr>
            <w:tcW w:w="6418"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r>
          </w:p>
        </w:tc>
      </w:tr>
      <w:tr>
        <w:trPr/>
        <w:tc>
          <w:tcPr>
            <w:tcW w:w="1188"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C(a)</w:t>
            </w:r>
          </w:p>
        </w:tc>
        <w:tc>
          <w:tcPr>
            <w:tcW w:w="1754"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c_a·a²/2</w:t>
            </w:r>
          </w:p>
        </w:tc>
        <w:tc>
          <w:tcPr>
            <w:tcW w:w="6418"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c_a varied</w:t>
            </w:r>
          </w:p>
        </w:tc>
      </w:tr>
    </w:tbl>
    <w:p>
      <w:pPr>
        <w:pStyle w:val="BodyText"/>
        <w:spacing w:before="240" w:after="0"/>
        <w:rPr/>
      </w:pPr>
      <w:r>
        <w:rPr/>
        <w:t>Under these values the reversal threshold is a†(0) = 0.67 at zero knowledge and a†(5) = 0.78 at full knowledge, and the saturation point is a₁(0) = 0.62 at zero knowledge and a₁(5) = 0.46 at full knowledge. The condition of Proposition 1(iii) holds at every knowledge level, and Φ(K) decreases in K, as Propositions 6 and 7 require.</w:t>
      </w:r>
    </w:p>
    <w:p>
      <w:pPr>
        <w:pStyle w:val="Heading3"/>
        <w:rPr/>
      </w:pPr>
      <w:bookmarkStart w:id="33" w:name="X2a5a06b7a95ea3fac3425ae6040f786cb3b9b68"/>
      <w:bookmarkEnd w:id="33"/>
      <w:r>
        <w:rPr/>
        <w:t>8.1. Delegation and Knowledge at Fixed Verification Capital</w:t>
      </w:r>
    </w:p>
    <w:p>
      <w:pPr>
        <w:pStyle w:val="FirstParagraph"/>
        <w:rPr/>
      </w:pPr>
      <w:r>
        <w:rPr/>
        <w:t>Holding verification capital fixed, the myopic organization’s steady-state knowledge falls to zero once a exceeds a₁(0) ≈ 0.62, before the reversal threshold a†(0) ≈ 0.67, as Proposition 4 predicts, whereas the forward-looking organization retains knowledge of 1.87 at a = 0.65. The over-delegation gap, the difference between the shares the two organizations delegate, rises from 0.08 at a = 0 to a peak of 0.38 at a = 0.65 and narrows to 0.14 at a = 0.8 (Online Appendix C.1).</w:t>
      </w:r>
    </w:p>
    <w:p>
      <w:pPr>
        <w:pStyle w:val="TableCaption"/>
        <w:rPr>
          <w:b/>
          <w:bCs/>
        </w:rPr>
      </w:pPr>
      <w:r>
        <w:rPr/>
      </w:r>
    </w:p>
    <w:p>
      <w:pPr>
        <w:pStyle w:val="Heading3"/>
        <w:spacing w:before="240" w:after="0"/>
        <w:rPr/>
      </w:pPr>
      <w:bookmarkStart w:id="34" w:name="X2a5a06b7a95ea3fac3425ae6040f786cb3b9b68"/>
      <w:bookmarkEnd w:id="34"/>
      <w:r>
        <w:rPr/>
        <w:t>8.2. The Ratchet</w:t>
      </w:r>
    </w:p>
    <w:p>
      <w:pPr>
        <w:pStyle w:val="FirstParagraph"/>
        <w:rPr/>
      </w:pPr>
      <w:r>
        <w:rPr/>
        <w:t>Consider a myopic organization that adopts AI with the knowledge of the pre-AI steady state (K₀ = 5) when c_a = 650. It delegates every task from the first period, because experienced engineers make review cheap and reliable, and then raises verification capital as its knowledge depletes, as Proposition 6 describes, from a = 0.46 at adoption to 0.98, the upper bound of the grid, within about 15 periods, by which time knowledge has fallen to about 1 (Online Appendix C.2). A forward-looking organization facing the same costs settles at a = 0.28, delegates 32 percent of tasks, and keeps knowledge at 3.4.</w:t>
      </w:r>
    </w:p>
    <w:p>
      <w:pPr>
        <w:pStyle w:val="TableCaption"/>
        <w:rPr>
          <w:b/>
          <w:bCs/>
        </w:rPr>
      </w:pPr>
      <w:r>
        <w:rPr/>
      </w:r>
    </w:p>
    <w:p>
      <w:pPr>
        <w:pStyle w:val="Heading3"/>
        <w:spacing w:before="240" w:after="0"/>
        <w:rPr/>
      </w:pPr>
      <w:r>
        <w:rPr/>
        <w:t>8.3. Three Regimes</w:t>
      </w:r>
    </w:p>
    <w:p>
      <w:pPr>
        <w:pStyle w:val="FirstParagraph"/>
        <w:rPr/>
      </w:pPr>
      <w:r>
        <w:rPr/>
        <w:t>With verification capital chosen, the long-run outcome depends on its cost. Below c_a ≈ 570, both organizations automate fully and exhaust their knowledge; here deskilling is the efficient choice, not a mistake. Between about 570 and 685, only the myopic organization does so (Section 8.2). Above 685, both delegate partially, the myopic organization more (at c_a = 1,000, 38 against 28 percent of tasks). In every regime the forward-looking organization holds no more verification capital than the myopic one, as Proposition 7 requires.</w:t>
      </w:r>
    </w:p>
    <w:p>
      <w:pPr>
        <w:pStyle w:val="TableCaption"/>
        <w:rPr>
          <w:b/>
          <w:bCs/>
        </w:rPr>
      </w:pPr>
      <w:r>
        <w:rPr/>
      </w:r>
    </w:p>
    <w:p>
      <w:pPr>
        <w:pStyle w:val="Heading3"/>
        <w:spacing w:before="240" w:after="0"/>
        <w:rPr/>
      </w:pPr>
      <w:r>
        <w:rPr/>
        <w:t>8.4. Robustness</w:t>
      </w:r>
    </w:p>
    <w:p>
      <w:pPr>
        <w:pStyle w:val="FirstParagraph"/>
        <w:rPr/>
      </w:pPr>
      <w:r>
        <w:rPr/>
        <w:t>Online Appendix C.3 varies one feature at a time across 23 configurations, including a specification with labor costs only, skewed task distributions, a cost function that rises without bound, learning proportional to implicit content, and sublinear or superlinear verification burdens under which net value is nonlinear in θ. In all 23 configurations the myopic threshold exceeds the forward-looking one, so a region exists in which only the myopic organization ratchets, and Proposition 7’s ordering holds at every knowledge level on the grid. The region is not a knife edge: across 60 randomly drawn parameter sets it exists in every draw, and the ratio of the myopic to the forward-looking threshold has a median of 1.15 (10th percentile 1.02, 90th percentile 1.71).</w:t>
      </w:r>
    </w:p>
    <w:p>
      <w:pPr>
        <w:pStyle w:val="TableCaption"/>
        <w:rPr>
          <w:b/>
          <w:bCs/>
        </w:rPr>
      </w:pPr>
      <w:r>
        <w:rPr/>
      </w:r>
    </w:p>
    <w:p>
      <w:pPr>
        <w:pStyle w:val="BodyText"/>
        <w:rPr/>
      </w:pPr>
      <w:r>
        <w:rPr/>
        <w:t>Two patterns matter for interpretation. The ratchet region narrows when defects, knowledge-dependent detection, or a higher review premium make knowledge valuable to the myopic organization as well, but it never closes. And because the myopic threshold does not depend on the discount factor whereas the forward-looking threshold falls as ϱ rises, the region widens for organizations whose systems will be maintained longest and, by Proposition 8, for managers with shorter expected tenures.</w:t>
      </w:r>
    </w:p>
    <w:p>
      <w:pPr>
        <w:pStyle w:val="Heading3"/>
        <w:rPr/>
      </w:pPr>
      <w:bookmarkStart w:id="35" w:name="hysteresis"/>
      <w:bookmarkEnd w:id="35"/>
      <w:r>
        <w:rPr/>
        <w:t>8.5. Hysteresis</w:t>
      </w:r>
    </w:p>
    <w:p>
      <w:pPr>
        <w:pStyle w:val="FirstParagraph"/>
        <w:rPr/>
      </w:pPr>
      <w:r>
        <w:rPr/>
        <w:t>Initial knowledge selects among long-run outcomes. Table 2 reports, for each level of knowledge at adoption, the cost threshold below which each organization ends in full delegation.</w:t>
      </w:r>
    </w:p>
    <w:p>
      <w:pPr>
        <w:pStyle w:val="TableCaption"/>
        <w:rPr/>
      </w:pPr>
      <w:r>
        <w:rPr>
          <w:b/>
          <w:bCs/>
        </w:rPr>
        <w:t xml:space="preserve">Table </w:t>
      </w:r>
      <w:r>
        <w:rPr/>
        <w:t>2.</w:t>
      </w:r>
      <w:r>
        <w:rPr>
          <w:b/>
          <w:bCs/>
        </w:rPr>
        <w:t xml:space="preserve"> Full-Delegation Thresholds by Knowledge at Adoption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457"/>
        <w:gridCol w:w="2401"/>
        <w:gridCol w:w="3502"/>
      </w:tblGrid>
      <w:tr>
        <w:trPr>
          <w:tblHeader w:val="true"/>
          <w:cnfStyle w:val="100000000000" w:firstRow="1" w:lastRow="0" w:firstColumn="0" w:lastColumn="0" w:oddVBand="0" w:evenVBand="0" w:oddHBand="0" w:evenHBand="0" w:firstRowFirstColumn="0" w:firstRowLastColumn="0" w:lastRowFirstColumn="0" w:lastRowLastColumn="0"/>
        </w:trPr>
        <w:tc>
          <w:tcPr>
            <w:tcW w:w="3457"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Knowledge at adoption K₀</w:t>
            </w:r>
          </w:p>
        </w:tc>
        <w:tc>
          <w:tcPr>
            <w:tcW w:w="2401"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Myopic threshold</w:t>
            </w:r>
          </w:p>
        </w:tc>
        <w:tc>
          <w:tcPr>
            <w:tcW w:w="3502"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Forward-looking threshold</w:t>
            </w:r>
          </w:p>
        </w:tc>
      </w:tr>
      <w:tr>
        <w:trPr/>
        <w:tc>
          <w:tcPr>
            <w:tcW w:w="3457"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w:t>
            </w:r>
          </w:p>
        </w:tc>
        <w:tc>
          <w:tcPr>
            <w:tcW w:w="2401"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1,336</w:t>
            </w:r>
          </w:p>
        </w:tc>
        <w:tc>
          <w:tcPr>
            <w:tcW w:w="350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840</w:t>
            </w:r>
          </w:p>
        </w:tc>
      </w:tr>
      <w:tr>
        <w:trPr/>
        <w:tc>
          <w:tcPr>
            <w:tcW w:w="3457"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w:t>
            </w:r>
          </w:p>
        </w:tc>
        <w:tc>
          <w:tcPr>
            <w:tcW w:w="2401"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862</w:t>
            </w:r>
          </w:p>
        </w:tc>
        <w:tc>
          <w:tcPr>
            <w:tcW w:w="350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688</w:t>
            </w:r>
          </w:p>
        </w:tc>
      </w:tr>
      <w:tr>
        <w:trPr/>
        <w:tc>
          <w:tcPr>
            <w:tcW w:w="3457"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2.5</w:t>
            </w:r>
          </w:p>
        </w:tc>
        <w:tc>
          <w:tcPr>
            <w:tcW w:w="2401"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694</w:t>
            </w:r>
          </w:p>
        </w:tc>
        <w:tc>
          <w:tcPr>
            <w:tcW w:w="350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591</w:t>
            </w:r>
          </w:p>
        </w:tc>
      </w:tr>
      <w:tr>
        <w:trPr/>
        <w:tc>
          <w:tcPr>
            <w:tcW w:w="3457"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401"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685</w:t>
            </w:r>
          </w:p>
        </w:tc>
        <w:tc>
          <w:tcPr>
            <w:tcW w:w="3502"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570</w:t>
            </w:r>
          </w:p>
        </w:tc>
      </w:tr>
    </w:tbl>
    <w:p>
      <w:pPr>
        <w:pStyle w:val="BodyText"/>
        <w:spacing w:before="240" w:after="0"/>
        <w:rPr/>
      </w:pPr>
      <w:r>
        <w:rPr/>
        <w:t>For costs between about 685 and 1,336, the myopic organization ends in partial delegation if it adopts AI with substantial knowledge and in full delegation if it adopts without; for costs between about 570 and 840, even the forward-looking organization delegates fully when it starts without knowledge, because rebuilding knowledge from nothing is too expensive. Systems whose original maintainers have left are thus the most likely to be fully automated, and the least likely to return.</w:t>
      </w:r>
    </w:p>
    <w:p>
      <w:pPr>
        <w:pStyle w:val="Heading3"/>
        <w:rPr/>
      </w:pPr>
      <w:bookmarkStart w:id="36" w:name="hysteresis"/>
      <w:bookmarkStart w:id="37" w:name="the-cost-of-knowledge-myopia"/>
      <w:bookmarkEnd w:id="36"/>
      <w:bookmarkEnd w:id="37"/>
      <w:r>
        <w:rPr/>
        <w:t>8.6. The Cost of Knowledge-Myopia</w:t>
      </w:r>
    </w:p>
    <w:p>
      <w:pPr>
        <w:pStyle w:val="FirstParagraph"/>
        <w:rPr/>
      </w:pPr>
      <w:r>
        <w:rPr/>
        <w:t>How much value does myopia destroy? Table 3 evaluates each organization’s policy at the owner’s discount factor and compares it with two benchmarks: the forward-looking policy, and a policy that does not use AI at all but chooses verification capital optimally for human-authored work. The loss from myopia is expressed as a share of the value that AI creates for a forward-looking organization.</w:t>
      </w:r>
    </w:p>
    <w:p>
      <w:pPr>
        <w:pStyle w:val="TableCaption"/>
        <w:rPr/>
      </w:pPr>
      <w:r>
        <w:rPr>
          <w:b/>
          <w:bCs/>
        </w:rPr>
        <w:t xml:space="preserve">Table </w:t>
      </w:r>
      <w:r>
        <w:rPr/>
        <w:t>3.</w:t>
      </w:r>
      <w:r>
        <w:rPr>
          <w:b/>
          <w:bCs/>
        </w:rPr>
        <w:t xml:space="preserve"> Value Lost to Knowledge-Myopia (baseline)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89"/>
        <w:gridCol w:w="1594"/>
        <w:gridCol w:w="2155"/>
        <w:gridCol w:w="2219"/>
        <w:gridCol w:w="2003"/>
      </w:tblGrid>
      <w:tr>
        <w:trPr>
          <w:tblHeader w:val="true"/>
          <w:cnfStyle w:val="100000000000" w:firstRow="1" w:lastRow="0" w:firstColumn="0" w:lastColumn="0" w:oddVBand="0" w:evenVBand="0" w:oddHBand="0" w:evenHBand="0" w:firstRowFirstColumn="0" w:firstRowLastColumn="0" w:lastRowFirstColumn="0" w:lastRowLastColumn="0"/>
        </w:trPr>
        <w:tc>
          <w:tcPr>
            <w:tcW w:w="1389"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Cost parameter c_a</w:t>
            </w:r>
          </w:p>
        </w:tc>
        <w:tc>
          <w:tcPr>
            <w:tcW w:w="1594"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Knowledge at adoption</w:t>
            </w:r>
          </w:p>
        </w:tc>
        <w:tc>
          <w:tcPr>
            <w:tcW w:w="2155"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Value of AI to forward-looking organization</w:t>
            </w:r>
          </w:p>
        </w:tc>
        <w:tc>
          <w:tcPr>
            <w:tcW w:w="2219"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Share of that value lost by myopic organization</w:t>
            </w:r>
          </w:p>
        </w:tc>
        <w:tc>
          <w:tcPr>
            <w:tcW w:w="2003"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Myopic organization relative to no AI</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500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152.3</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+152.3</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600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89.4</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49%</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+46.0</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650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85.7</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97%</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+2.8</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750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80.3</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21%</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+63.5</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1,000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73.5</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18%</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+60.3</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1,500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67.3</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15%</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+57.5</w:t>
            </w:r>
          </w:p>
        </w:tc>
      </w:tr>
      <w:tr>
        <w:trPr/>
        <w:tc>
          <w:tcPr>
            <w:tcW w:w="138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1,000</w:t>
            </w:r>
          </w:p>
        </w:tc>
        <w:tc>
          <w:tcPr>
            <w:tcW w:w="1594"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w:t>
            </w:r>
          </w:p>
        </w:tc>
        <w:tc>
          <w:tcPr>
            <w:tcW w:w="2155"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11.7</w:t>
            </w:r>
          </w:p>
        </w:tc>
        <w:tc>
          <w:tcPr>
            <w:tcW w:w="2219"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27 times that value</w:t>
            </w:r>
          </w:p>
        </w:tc>
        <w:tc>
          <w:tcPr>
            <w:tcW w:w="2003"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w:t>
            </w:r>
            <w:r>
              <w:rPr>
                <w:rFonts w:eastAsia="Times New Roman"/>
                <w:kern w:val="0"/>
                <w:lang w:val="en-US" w:eastAsia="en-US" w:bidi="ar-SA"/>
              </w:rPr>
              <w:t>305.0</w:t>
            </w:r>
          </w:p>
        </w:tc>
      </w:tr>
      <w:tr>
        <w:trPr/>
        <w:tc>
          <w:tcPr>
            <w:tcW w:w="1389"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1,300</w:t>
            </w:r>
          </w:p>
        </w:tc>
        <w:tc>
          <w:tcPr>
            <w:tcW w:w="1594"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0</w:t>
            </w:r>
          </w:p>
        </w:tc>
        <w:tc>
          <w:tcPr>
            <w:tcW w:w="2155"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10.9</w:t>
            </w:r>
          </w:p>
        </w:tc>
        <w:tc>
          <w:tcPr>
            <w:tcW w:w="2219"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93 times that value</w:t>
            </w:r>
          </w:p>
        </w:tc>
        <w:tc>
          <w:tcPr>
            <w:tcW w:w="2003"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w:t>
            </w:r>
            <w:r>
              <w:rPr>
                <w:rFonts w:eastAsia="Times New Roman"/>
                <w:kern w:val="0"/>
                <w:lang w:val="en-US" w:eastAsia="en-US" w:bidi="ar-SA"/>
              </w:rPr>
              <w:t>1,000.1</w:t>
            </w:r>
          </w:p>
        </w:tc>
      </w:tr>
    </w:tbl>
    <w:p>
      <w:pPr>
        <w:pStyle w:val="TableNote"/>
        <w:rPr/>
      </w:pPr>
      <w:r>
        <w:rPr>
          <w:i/>
          <w:iCs/>
        </w:rPr>
        <w:t>Notes:</w:t>
      </w:r>
      <w:r>
        <w:rPr/>
        <w:t xml:space="preserve"> Values are present values in US$ per unit mass of tasks, discounted at ϱ = 0.8. Below c_a ≈ 570 both organizations delegate fully and the loss is zero.</w:t>
      </w:r>
    </w:p>
    <w:p>
      <w:pPr>
        <w:pStyle w:val="BodyText"/>
        <w:rPr/>
      </w:pPr>
      <w:r>
        <w:rPr/>
        <w:t>Four findings stand out. Where full automation is efficient, myopia costs nothing. Inside the ratchet region, the myopic organization forgoes up to nearly all of the value AI could create, because it finances early gains by drawing down knowledge that it then pays for through costlier review. Above the region, myopia still costs 15 to 21 percent of the value of AI through over-delegation. And an organization that adopts AI without existing expertise can end up far worse off than if it had not adopted AI at all. Across the 60 random parameter sets, the median loss at the midpoint of the ratchet region is 19 percent of the value of AI, and the myopic organization is worse off than without AI in 17 percent of draws.</w:t>
      </w:r>
    </w:p>
    <w:p>
      <w:pPr>
        <w:pStyle w:val="Heading3"/>
        <w:rPr/>
      </w:pPr>
      <w:bookmarkStart w:id="38" w:name="the-cost-of-knowledge-myopia"/>
      <w:bookmarkStart w:id="39" w:name="verification-capital-as-a-durable-stock"/>
      <w:bookmarkEnd w:id="38"/>
      <w:bookmarkEnd w:id="39"/>
      <w:r>
        <w:rPr/>
        <w:t>8.7. Verification Capital as a Durable Stock</w:t>
      </w:r>
    </w:p>
    <w:p>
      <w:pPr>
        <w:pStyle w:val="FirstParagraph"/>
        <w:rPr/>
      </w:pPr>
      <w:r>
        <w:rPr/>
        <w:t>Test suites are built as well as maintained, and building them is partly sunk, which gives a forward-looking organization an additional reason to hold coverage and works against Proposition 7. When coverage decays unless rebuilt and building it carries a sunk cost (Online Appendix C.4), the forward-looking organization still ends with less verification capital, less delegation, and more knowledge in every case examined, and a ratchet region remains at a moderate build cost; high build costs deter both organizations from building coverage, which removes the ratchet along with the gains from delegation that coverage makes possible.</w:t>
      </w:r>
    </w:p>
    <w:p>
      <w:pPr>
        <w:pStyle w:val="TableCaption"/>
        <w:rPr>
          <w:b/>
          <w:bCs/>
        </w:rPr>
      </w:pPr>
      <w:r>
        <w:rPr/>
      </w:r>
    </w:p>
    <w:p>
      <w:pPr>
        <w:pStyle w:val="Heading3"/>
        <w:rPr/>
      </w:pPr>
      <w:bookmarkStart w:id="40" w:name="verification-capital-as-a-durable-stock"/>
      <w:bookmarkStart w:id="41" w:name="calibration-check"/>
      <w:bookmarkEnd w:id="40"/>
      <w:bookmarkEnd w:id="41"/>
      <w:r>
        <w:rPr/>
        <w:t>8.8. Calibration Check</w:t>
      </w:r>
    </w:p>
    <w:p>
      <w:pPr>
        <w:pStyle w:val="FirstParagraph"/>
        <w:rPr/>
      </w:pPr>
      <w:r>
        <w:rPr/>
        <w:t>The parameters that matter most are the review multiplier φ and the generation saving relative to authoring effort, and two experiments discipline them (Online Appendix C.5). The 56 percent speedup in Peng et al. (2023), a small greenfield task with a supplied test suite and hence low θ and high a, implies steering time of about 0.44 of the time spent on explicit work. Given this value, the 19 percent slowdown in Becker et al. (2025), whose experienced maintainers worked in mature repositories with high θ and low a, implies φ between about 1.9 and 3.7 across plausible values of θ, a, and ρ = h(K)/h₀.</w:t>
      </w:r>
    </w:p>
    <w:p>
      <w:pPr>
        <w:pStyle w:val="TableCaption"/>
        <w:rPr>
          <w:b/>
          <w:bCs/>
        </w:rPr>
      </w:pPr>
      <w:r>
        <w:rPr/>
      </w:r>
    </w:p>
    <w:p>
      <w:pPr>
        <w:pStyle w:val="BodyText"/>
        <w:rPr/>
      </w:pPr>
      <w:r>
        <w:rPr/>
        <w:t>The baseline φ of 1.74 to 1.84 is therefore conservative: at the baseline, the model predicts a small speedup for Becker et al.’s setting rather than a slowdown. The ratchet region persists across the implied range, although it narrows as φ rises (Online Appendix C.3).</w:t>
      </w:r>
    </w:p>
    <w:p>
      <w:pPr>
        <w:pStyle w:val="Heading2"/>
        <w:rPr/>
      </w:pPr>
      <w:bookmarkStart w:id="42" w:name="numerical-analysis"/>
      <w:bookmarkStart w:id="43" w:name="calibration-check"/>
      <w:bookmarkStart w:id="44" w:name="Xdf0b0f848c385646d707202e27c1ee8b72d7b8c"/>
      <w:bookmarkEnd w:id="42"/>
      <w:bookmarkEnd w:id="43"/>
      <w:bookmarkEnd w:id="44"/>
      <w:r>
        <w:rPr/>
        <w:t>9. Empirical Plausibility and Testable Predictions</w:t>
      </w:r>
    </w:p>
    <w:p>
      <w:pPr>
        <w:pStyle w:val="FirstParagraph"/>
        <w:rPr/>
      </w:pPr>
      <w:r>
        <w:rPr/>
        <w:t>The model reconciles findings from 2023 to 2026 that otherwise appear contradictory, a preliminary test on published aggregates is consistent with Proposition 1(i) in the regime where most public repositories lie, and the propositions yield predictions, including the reversal, that existing data can test.</w:t>
      </w:r>
    </w:p>
    <w:p>
      <w:pPr>
        <w:pStyle w:val="Heading3"/>
        <w:rPr/>
      </w:pPr>
      <w:bookmarkStart w:id="45" w:name="existing-evidence"/>
      <w:bookmarkEnd w:id="45"/>
      <w:r>
        <w:rPr/>
        <w:t>9.1. Existing Evidence</w:t>
      </w:r>
    </w:p>
    <w:p>
      <w:pPr>
        <w:pStyle w:val="FirstParagraph"/>
        <w:rPr/>
      </w:pPr>
      <w:r>
        <w:rPr/>
        <w:t>Online Appendix D locates eight prominent studies in the model’s parameter space; the placement of each is an interpretation of its setting, not a measurement, and we use the studies to assess explanatory reach, not as a meta-analysis.</w:t>
      </w:r>
    </w:p>
    <w:p>
      <w:pPr>
        <w:pStyle w:val="TableCaption"/>
        <w:rPr>
          <w:b/>
          <w:bCs/>
        </w:rPr>
      </w:pPr>
      <w:r>
        <w:rPr/>
      </w:r>
    </w:p>
    <w:p>
      <w:pPr>
        <w:pStyle w:val="BodyText"/>
        <w:spacing w:before="240" w:after="0"/>
        <w:rPr/>
      </w:pPr>
      <w:r>
        <w:rPr/>
        <w:t>The studies reporting large gains (Cui et al. 2025; Nikolov et al. 2025; Peng et al. 2023) sit where implicitness is low or verification capital high, and the study reporting a slowdown (Becker et al. 2025) sits where implicitness and knowledge are high and the maintainers’ repositories had no special verification investment for AI. Google’s migrations illustrate Propositions 1(ii) and 2, industry surveys linking AI adoption to higher throughput but persistently higher instability (DORA 2024, 2025) are consistent with Propositions 2 and 5, and the early-then-fading velocity gains documented by He et al. (2026) match the ratchet’s signature in Proposition 6, although other mechanisms could produce the same pattern. Shen and Tamkin (2026) find the largest deficit in debugging, the skill that governs detection η(K).</w:t>
      </w:r>
    </w:p>
    <w:p>
      <w:pPr>
        <w:pStyle w:val="Heading3"/>
        <w:rPr/>
      </w:pPr>
      <w:bookmarkStart w:id="46" w:name="existing-evidence"/>
      <w:bookmarkStart w:id="47" w:name="X053b7fb58eb1d1b2f520b3d02274db73f7a8ef9"/>
      <w:bookmarkEnd w:id="46"/>
      <w:bookmarkEnd w:id="47"/>
      <w:r>
        <w:rPr/>
        <w:t>9.2. A Preliminary Test on Published Aggregates</w:t>
      </w:r>
    </w:p>
    <w:p>
      <w:pPr>
        <w:pStyle w:val="FirstParagraph"/>
        <w:rPr/>
      </w:pPr>
      <w:r>
        <w:rPr/>
        <w:t>Merge rates of agent-authored pull requests by task category, published by two independent teams from the AIDev dataset of agent-authored pull requests on GitHub (Ehsani et al. 2026; Li et al. 2026; Pinna et al. 2026), permit a preliminary test of Proposition 1(i). Because most public repositories have modest test infrastructure, the model predicts that acceptance should decline with implicitness. Assigning Conventional Commit categories to three implicitness tiers on theoretical grounds, we find that acceptance falls monotonically from the low to the high tier, from 80.1 to 73.2 to 64.7 percent pooled across five agents (one-sided Jonckheere–Terpstra p = 0.019; Jonckheere 1954) and from 92.0 to 85.2 to 77.8 percent within a single agent (p = 0.002), which rules out agent specialization as the explanation. Online Appendix E reports the tier assignment, the test, and its limitations: the tiers were assigned after the aggregates were public, the aggregates ignore clustering within repositories, acceptance is not net value, although partial human baselines point the same way (Li et al. 2025), and high-θ changes tend to be larger. We therefore treat the result as a plausibility check and not as a test of the model’s distinctive predictions.</w:t>
      </w:r>
    </w:p>
    <w:p>
      <w:pPr>
        <w:pStyle w:val="TableCaption"/>
        <w:rPr>
          <w:b/>
          <w:bCs/>
        </w:rPr>
      </w:pPr>
      <w:r>
        <w:rPr/>
      </w:r>
    </w:p>
    <w:p>
      <w:pPr>
        <w:pStyle w:val="Heading3"/>
        <w:rPr/>
      </w:pPr>
      <w:bookmarkStart w:id="48" w:name="X053b7fb58eb1d1b2f520b3d02274db73f7a8ef9"/>
      <w:bookmarkStart w:id="49" w:name="a-design-for-testing-the-reversal"/>
      <w:bookmarkEnd w:id="48"/>
      <w:bookmarkEnd w:id="49"/>
      <w:r>
        <w:rPr/>
        <w:t>9.3. A Design for Testing the Reversal</w:t>
      </w:r>
    </w:p>
    <w:p>
      <w:pPr>
        <w:pStyle w:val="FirstParagraph"/>
        <w:rPr/>
      </w:pPr>
      <w:r>
        <w:rPr/>
        <w:t>The distinctive prediction of Proposition 1 is not that acceptance falls with implicitness but that the gradient changes sign with verification capital, and the AIDev microdata, with its human-authored comparison sample and commit records, permit a direct test. Let Agent_i indicate that pull request i in repository r and month t has an agent author, Tier_i its implicitness tier, and Cov_rt the repository’s verification capital reconstructed from earlier commits. The specification is</w:t>
      </w:r>
    </w:p>
    <w:tbl>
      <w:tblPr>
        <w:tblW w:w="9360" w:type="dxa"/>
        <w:jc w:val="center"/>
        <w:tblInd w:w="0" w:type="dxa"/>
        <w:tblLayout w:type="fixed"/>
        <w:tblCellMar>
          <w:top w:w="0" w:type="dxa"/>
          <w:left w:w="0" w:type="dxa"/>
          <w:bottom w:w="0" w:type="dxa"/>
          <w:right w:w="0" w:type="dxa"/>
        </w:tblCellMar>
        <w:tblLook w:val="0000" w:noHBand="1" w:noVBand="1" w:firstColumn="0" w:lastRow="0" w:lastColumn="0" w:firstRow="0"/>
      </w:tblPr>
      <w:tblGrid>
        <w:gridCol w:w="8640"/>
        <w:gridCol w:w="719"/>
      </w:tblGrid>
      <w:tr>
        <w:trPr>
          <w:cantSplit w:val="true"/>
        </w:trPr>
        <w:tc>
          <w:tcPr>
            <w:tcW w:w="8640" w:type="dxa"/>
            <w:tcBorders/>
            <w:vAlign w:val="center"/>
          </w:tcPr>
          <w:p>
            <w:pPr>
              <w:pStyle w:val="Equation"/>
              <w:spacing w:before="120" w:after="120"/>
              <w:jc w:val="center"/>
              <w:rPr/>
            </w:pPr>
            <w:ins w:id="7017" w:author="Claude" w:date="2026-09-29T00:00:00Z">
              <w:r>
                <w:rPr/>
                <w:t xml:space="preserve">Merged</w:t>
              </w:r>
              <w:r>
                <w:rPr>
                  <w:i/>
                  <w:vertAlign w:val="subscript"/>
                </w:rPr>
                <w:t xml:space="preserve">irt</w:t>
              </w:r>
              <w:r>
                <w:rPr>
                  <w:i/>
                </w:rPr>
                <w:t xml:space="preserve"> = β</w:t>
              </w:r>
              <w:r>
                <w:rPr>
                  <w:i/>
                  <w:vertAlign w:val="subscript"/>
                </w:rPr>
                <w:t xml:space="preserve">1</w:t>
              </w:r>
              <w:r>
                <w:rPr/>
                <w:t xml:space="preserve">Agent</w:t>
              </w:r>
              <w:r>
                <w:rPr>
                  <w:i/>
                  <w:vertAlign w:val="subscript"/>
                </w:rPr>
                <w:t xml:space="preserve">i</w:t>
              </w:r>
              <w:r>
                <w:rPr>
                  <w:i/>
                </w:rPr>
                <w:t xml:space="preserve">·</w:t>
              </w:r>
              <w:r>
                <w:rPr/>
                <w:t xml:space="preserve">Tier</w:t>
              </w:r>
              <w:r>
                <w:rPr>
                  <w:i/>
                  <w:vertAlign w:val="subscript"/>
                </w:rPr>
                <w:t xml:space="preserve">i</w:t>
              </w:r>
              <w:r>
                <w:rPr>
                  <w:i/>
                </w:rPr>
                <w:t xml:space="preserve"> + β</w:t>
              </w:r>
              <w:r>
                <w:rPr>
                  <w:i/>
                  <w:vertAlign w:val="subscript"/>
                </w:rPr>
                <w:t xml:space="preserve">2</w:t>
              </w:r>
              <w:r>
                <w:rPr/>
                <w:t xml:space="preserve">Agent</w:t>
              </w:r>
              <w:r>
                <w:rPr>
                  <w:i/>
                  <w:vertAlign w:val="subscript"/>
                </w:rPr>
                <w:t xml:space="preserve">i</w:t>
              </w:r>
              <w:r>
                <w:rPr>
                  <w:i/>
                </w:rPr>
                <w:t xml:space="preserve">·</w:t>
              </w:r>
              <w:r>
                <w:rPr/>
                <w:t xml:space="preserve">Tier</w:t>
              </w:r>
              <w:r>
                <w:rPr>
                  <w:i/>
                  <w:vertAlign w:val="subscript"/>
                </w:rPr>
                <w:t xml:space="preserve">i</w:t>
              </w:r>
              <w:r>
                <w:rPr>
                  <w:i/>
                </w:rPr>
                <w:t xml:space="preserve">·</w:t>
              </w:r>
              <w:r>
                <w:rPr/>
                <w:t xml:space="preserve">Cov</w:t>
              </w:r>
              <w:r>
                <w:rPr>
                  <w:i/>
                  <w:vertAlign w:val="subscript"/>
                </w:rPr>
                <w:t xml:space="preserve">rt</w:t>
              </w:r>
              <w:r>
                <w:rPr>
                  <w:i/>
                </w:rPr>
                <w:t xml:space="preserve"> + β</w:t>
              </w:r>
              <w:r>
                <w:rPr>
                  <w:i/>
                  <w:vertAlign w:val="subscript"/>
                </w:rPr>
                <w:t xml:space="preserve">3</w:t>
              </w:r>
              <w:r>
                <w:rPr/>
                <w:t xml:space="preserve">Agent</w:t>
              </w:r>
              <w:r>
                <w:rPr>
                  <w:i/>
                  <w:vertAlign w:val="subscript"/>
                </w:rPr>
                <w:t xml:space="preserve">i</w:t>
              </w:r>
              <w:r>
                <w:rPr>
                  <w:i/>
                </w:rPr>
                <w:t xml:space="preserve"> + β</w:t>
              </w:r>
              <w:r>
                <w:rPr>
                  <w:i/>
                  <w:vertAlign w:val="subscript"/>
                </w:rPr>
                <w:t xml:space="preserve">4</w:t>
              </w:r>
              <w:r>
                <w:rPr/>
                <w:t xml:space="preserve">Agent</w:t>
              </w:r>
              <w:r>
                <w:rPr>
                  <w:i/>
                  <w:vertAlign w:val="subscript"/>
                </w:rPr>
                <w:t xml:space="preserve">i</w:t>
              </w:r>
              <w:r>
                <w:rPr>
                  <w:i/>
                </w:rPr>
                <w:t xml:space="preserve">·</w:t>
              </w:r>
              <w:r>
                <w:rPr/>
                <w:t xml:space="preserve">Cov</w:t>
              </w:r>
              <w:r>
                <w:rPr>
                  <w:i/>
                  <w:vertAlign w:val="subscript"/>
                </w:rPr>
                <w:t xml:space="preserve">rt</w:t>
              </w:r>
              <w:r>
                <w:rPr>
                  <w:i/>
                </w:rPr>
                <w:t xml:space="preserve"> + β</w:t>
              </w:r>
              <w:r>
                <w:rPr>
                  <w:i/>
                  <w:vertAlign w:val="subscript"/>
                </w:rPr>
                <w:t xml:space="preserve">5</w:t>
              </w:r>
              <w:r>
                <w:rPr/>
                <w:t xml:space="preserve">Tier</w:t>
              </w:r>
              <w:r>
                <w:rPr>
                  <w:i/>
                  <w:vertAlign w:val="subscript"/>
                </w:rPr>
                <w:t xml:space="preserve">i</w:t>
              </w:r>
              <w:r>
                <w:rPr>
                  <w:i/>
                </w:rPr>
                <w:t xml:space="preserve">·</w:t>
              </w:r>
              <w:r>
                <w:rPr/>
                <w:t xml:space="preserve">Cov</w:t>
              </w:r>
              <w:r>
                <w:rPr>
                  <w:i/>
                  <w:vertAlign w:val="subscript"/>
                </w:rPr>
                <w:t xml:space="preserve">rt</w:t>
              </w:r>
              <w:r>
                <w:rPr>
                  <w:i/>
                </w:rPr>
                <w:t xml:space="preserve"> + β</w:t>
              </w:r>
              <w:r>
                <w:rPr>
                  <w:i/>
                  <w:vertAlign w:val="subscript"/>
                </w:rPr>
                <w:t xml:space="preserve">6</w:t>
              </w:r>
              <w:r>
                <w:rPr/>
                <w:t xml:space="preserve">Tier</w:t>
              </w:r>
              <w:r>
                <w:rPr>
                  <w:i/>
                  <w:vertAlign w:val="subscript"/>
                </w:rPr>
                <w:t xml:space="preserve">i</w:t>
              </w:r>
              <w:r>
                <w:rPr>
                  <w:i/>
                </w:rPr>
                <w:t xml:space="preserve"> + β</w:t>
              </w:r>
              <w:r>
                <w:rPr>
                  <w:i/>
                  <w:vertAlign w:val="subscript"/>
                </w:rPr>
                <w:t xml:space="preserve">7</w:t>
              </w:r>
              <w:r>
                <w:rPr/>
                <w:t xml:space="preserve">Cov</w:t>
              </w:r>
              <w:r>
                <w:rPr>
                  <w:i/>
                  <w:vertAlign w:val="subscript"/>
                </w:rPr>
                <w:t xml:space="preserve">rt</w:t>
              </w:r>
              <w:r>
                <w:rPr>
                  <w:i/>
                </w:rPr>
                <w:t xml:space="preserve"> + X</w:t>
              </w:r>
              <w:r>
                <w:rPr>
                  <w:i/>
                  <w:vertAlign w:val="subscript"/>
                </w:rPr>
                <w:t xml:space="preserve">i</w:t>
              </w:r>
              <w:r>
                <w:rPr>
                  <w:i/>
                </w:rPr>
                <w:t xml:space="preserve">′δ + α</w:t>
              </w:r>
              <w:r>
                <w:rPr>
                  <w:i/>
                  <w:vertAlign w:val="subscript"/>
                </w:rPr>
                <w:t xml:space="preserve">r</w:t>
              </w:r>
              <w:r>
                <w:rPr>
                  <w:i/>
                </w:rPr>
                <w:t xml:space="preserve"> + τ</w:t>
              </w:r>
              <w:r>
                <w:rPr>
                  <w:i/>
                  <w:vertAlign w:val="subscript"/>
                </w:rPr>
                <w:t xml:space="preserve">t</w:t>
              </w:r>
              <w:r>
                <w:rPr>
                  <w:i/>
                </w:rPr>
                <w:t xml:space="preserve"> + ε</w:t>
              </w:r>
              <w:r>
                <w:rPr>
                  <w:i/>
                  <w:vertAlign w:val="subscript"/>
                </w:rPr>
                <w:t xml:space="preserve">irt</w:t>
              </w:r>
              <w:r>
                <w:rPr>
                  <w:i/>
                </w:rPr>
                <w:t xml:space="preserve">,</w:t>
              </w:r>
            </w:ins>
          </w:p>
        </w:tc>
        <w:tc>
          <w:tcPr>
            <w:tcW w:w="719" w:type="dxa"/>
            <w:tcBorders/>
            <w:vAlign w:val="center"/>
          </w:tcPr>
          <w:p>
            <w:pPr>
              <w:pStyle w:val="Equation"/>
              <w:spacing w:before="120" w:after="120"/>
              <w:jc w:val="right"/>
              <w:rPr/>
            </w:pPr>
            <w:r>
              <w:rPr/>
              <w:t>(17)</w:t>
            </w:r>
          </w:p>
        </w:tc>
      </w:tr>
    </w:tbl>
    <w:p>
      <w:pPr>
        <w:pStyle w:val="FirstParagraph"/>
        <w:rPr/>
      </w:pPr>
      <w:r>
        <w:rPr/>
        <w:t>with repository and month fixed effects and controls for change size. Proposition 1 predicts β₁ &lt; 0 and β₂ &gt; 0, and the reversal predicts that the agent–human gradient in implicitness, β₁ + β₂·Cov, becomes positive at high coverage, with −β₁/β₂ estimating the empirical counterpart of a†. Online Appendix F details the construction of coverage, the identification of the reversal net of the relief λ, and refinements that address selection.</w:t>
      </w:r>
    </w:p>
    <w:p>
      <w:pPr>
        <w:pStyle w:val="Heading3"/>
        <w:rPr/>
      </w:pPr>
      <w:bookmarkStart w:id="50" w:name="a-design-for-testing-the-reversal"/>
      <w:bookmarkStart w:id="51" w:name="testable-predictions"/>
      <w:bookmarkEnd w:id="50"/>
      <w:bookmarkEnd w:id="51"/>
      <w:r>
        <w:rPr/>
        <w:t>9.4. Testable Predictions</w:t>
      </w:r>
    </w:p>
    <w:p>
      <w:pPr>
        <w:pStyle w:val="FirstParagraph"/>
        <w:rPr/>
      </w:pPr>
      <w:r>
        <w:rPr/>
        <w:t>Table 4 translates the propositions into predictions that can be tested with repository histories, code-review and CI logs, and organizational data. Several are sharper than those of a generic complementarity account because they predict sign reversals or peaks.</w:t>
      </w:r>
    </w:p>
    <w:p>
      <w:pPr>
        <w:pStyle w:val="TableCaption"/>
        <w:rPr/>
      </w:pPr>
      <w:r>
        <w:rPr>
          <w:b/>
          <w:bCs/>
        </w:rPr>
        <w:t xml:space="preserve">Table </w:t>
      </w:r>
      <w:r>
        <w:rPr/>
        <w:t>4.</w:t>
      </w:r>
      <w:r>
        <w:rPr>
          <w:b/>
          <w:bCs/>
        </w:rPr>
        <w:t xml:space="preserve"> Testable Predictions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22"/>
        <w:gridCol w:w="4332"/>
        <w:gridCol w:w="3706"/>
      </w:tblGrid>
      <w:tr>
        <w:trPr>
          <w:tblHeader w:val="true"/>
          <w:cnfStyle w:val="100000000000" w:firstRow="1" w:lastRow="0" w:firstColumn="0" w:lastColumn="0" w:oddVBand="0" w:evenVBand="0" w:oddHBand="0" w:evenHBand="0" w:firstRowFirstColumn="0" w:firstRowLastColumn="0" w:lastRowFirstColumn="0" w:lastRowLastColumn="0"/>
        </w:trPr>
        <w:tc>
          <w:tcPr>
            <w:tcW w:w="1322"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Proposition</w:t>
            </w:r>
          </w:p>
        </w:tc>
        <w:tc>
          <w:tcPr>
            <w:tcW w:w="4332"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Prediction</w:t>
            </w:r>
          </w:p>
        </w:tc>
        <w:tc>
          <w:tcPr>
            <w:tcW w:w="3706" w:type="dxa"/>
            <w:tcBorders>
              <w:top w:val="single" w:sz="8" w:space="0" w:color="000000"/>
              <w:bottom w:val="single" w:sz="4" w:space="0" w:color="000000"/>
            </w:tcBorders>
            <w:vAlign w:val="bottom"/>
          </w:tcPr>
          <w:p>
            <w:pPr>
              <w:pStyle w:val="Compact"/>
              <w:widowControl/>
              <w:spacing w:before="20" w:after="20"/>
              <w:rPr>
                <w:rFonts w:eastAsia="Times New Roman"/>
                <w:kern w:val="0"/>
                <w:lang w:val="en-US" w:eastAsia="en-US" w:bidi="ar-SA"/>
              </w:rPr>
            </w:pPr>
            <w:r>
              <w:rPr>
                <w:rFonts w:eastAsia="Times New Roman"/>
                <w:kern w:val="0"/>
                <w:lang w:val="en-US" w:eastAsia="en-US" w:bidi="ar-SA"/>
              </w:rPr>
              <w:t>Suggested data and design</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1</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The agent–human acceptance gap declines with implicitness in low-coverage repositories and reverses sign in high-coverage ones</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AIDev pull requests with coverage from pre-PR history; agent × implicitness × coverage</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2</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Model upgrades raise the return to test investment where delegation is still limited and lower it where delegation is near complete</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Staggered model upgrades interacted with prior coverage and delegation share</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3</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Demand for senior reviewers rises with test coverage until delegation is near complete and falls beyond it</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Agent-authored changes reviewed by long-tenure owners, by coverage</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4 and 6</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After adoption, fully delegating organizations show rising test investment and declining ownership concentration</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Repository panel around adoption; event-study designs</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5</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Verification investment and delegation shares are bimodal across organizations</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Cross-sectional distribution of coverage and agent-authored shares</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7</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Organizations with longer horizons delegate less and invest less in automated checks for AI</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Comparisons by ownership, system lifetime, or engineer tenure</w:t>
            </w:r>
          </w:p>
        </w:tc>
      </w:tr>
      <w:tr>
        <w:trPr/>
        <w:tc>
          <w:tcPr>
            <w:tcW w:w="132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8</w:t>
            </w:r>
          </w:p>
        </w:tc>
        <w:tc>
          <w:tcPr>
            <w:tcW w:w="4332"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Teams whose managers rotate more often or are evaluated more on delivery delegate more and retain less knowledge</w:t>
            </w:r>
          </w:p>
        </w:tc>
        <w:tc>
          <w:tcPr>
            <w:tcW w:w="3706" w:type="dxa"/>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Manager tenure and incentives linked to delegation and ownership concentration</w:t>
            </w:r>
          </w:p>
        </w:tc>
      </w:tr>
      <w:tr>
        <w:trPr/>
        <w:tc>
          <w:tcPr>
            <w:tcW w:w="1322"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Hysteresis</w:t>
            </w:r>
          </w:p>
        </w:tc>
        <w:tc>
          <w:tcPr>
            <w:tcW w:w="4332"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Systems whose original maintainers have left are more likely to be fully automated and less likely to return</w:t>
            </w:r>
          </w:p>
        </w:tc>
        <w:tc>
          <w:tcPr>
            <w:tcW w:w="3706" w:type="dxa"/>
            <w:tcBorders>
              <w:bottom w:val="single" w:sz="8" w:space="0" w:color="000000"/>
            </w:tcBorders>
          </w:tcPr>
          <w:p>
            <w:pPr>
              <w:pStyle w:val="Compact"/>
              <w:widowControl/>
              <w:spacing w:before="20" w:after="20"/>
              <w:rPr>
                <w:rFonts w:eastAsia="Times New Roman"/>
                <w:kern w:val="0"/>
                <w:lang w:val="en-US" w:eastAsia="en-US" w:bidi="ar-SA"/>
              </w:rPr>
            </w:pPr>
            <w:r>
              <w:rPr>
                <w:rFonts w:eastAsia="Times New Roman"/>
                <w:kern w:val="0"/>
                <w:lang w:val="en-US" w:eastAsia="en-US" w:bidi="ar-SA"/>
              </w:rPr>
              <w:t>Maintainer turnover before adoption as a predictor of long-run delegation</w:t>
            </w:r>
          </w:p>
        </w:tc>
      </w:tr>
    </w:tbl>
    <w:p>
      <w:pPr>
        <w:pStyle w:val="Heading2"/>
        <w:spacing w:before="240" w:after="0"/>
        <w:rPr/>
      </w:pPr>
      <w:bookmarkStart w:id="52" w:name="Xdf0b0f848c385646d707202e27c1ee8b72d7b8c"/>
      <w:bookmarkStart w:id="53" w:name="testable-predictions"/>
      <w:bookmarkEnd w:id="52"/>
      <w:bookmarkEnd w:id="53"/>
      <w:r>
        <w:rPr/>
        <w:t>10. Discussion</w:t>
      </w:r>
    </w:p>
    <w:p>
      <w:pPr>
        <w:pStyle w:val="Heading3"/>
        <w:rPr/>
      </w:pPr>
      <w:bookmarkStart w:id="54" w:name="theoretical-contributions"/>
      <w:bookmarkEnd w:id="54"/>
      <w:r>
        <w:rPr/>
        <w:t>10.1. Theoretical Contributions</w:t>
      </w:r>
    </w:p>
    <w:p>
      <w:pPr>
        <w:pStyle w:val="FirstParagraph"/>
        <w:rPr/>
      </w:pPr>
      <w:r>
        <w:rPr/>
        <w:t xml:space="preserve">The paper contributes to three literatures. To research on </w:t>
      </w:r>
      <w:r>
        <w:rPr>
          <w:b/>
          <w:bCs/>
        </w:rPr>
        <w:t>IT value and complementarity</w:t>
      </w:r>
      <w:r>
        <w:rPr/>
        <w:t xml:space="preserve"> (Brynjolfsson and Hitt 2000; Brynjolfsson et al. 2021; Milgrom and Roberts 1990), it identifies verification capital as the complementary asset for generative AI in maintenance, shows that its complementarity with model capability depends on the delegation margin rather than on reliability (Proposition 2), and shows that such a complement can be over-accumulated, because it raises delegation and thereby lowers future human capability (Propositions 7 and 8). Whereas the J-curve literature attributes delayed gains to unmeasured intangibles that must be built, our model identifies an unmeasured intangible that is drawn down, producing early gains that are later reversed.</w:t>
      </w:r>
    </w:p>
    <w:p>
      <w:pPr>
        <w:pStyle w:val="BodyText"/>
        <w:rPr/>
      </w:pPr>
      <w:r>
        <w:rPr/>
        <w:t xml:space="preserve">To research on </w:t>
      </w:r>
      <w:r>
        <w:rPr>
          <w:b/>
          <w:bCs/>
        </w:rPr>
        <w:t>software maintenance economics and technical debt</w:t>
      </w:r>
      <w:r>
        <w:rPr/>
        <w:t xml:space="preserve"> (Banker et al. 1993; Ramasubbu and Kemerer 2016; Woodard et al. 2013), it extends the analysis of maintenance cost to a regime in which code production is nearly free, where cost depends on the implicitness of correctness criteria, verification capital, and the knowledge of reviewers, and where the tasks that benefit from AI depend on the verification environment (Proposition 1).</w:t>
      </w:r>
    </w:p>
    <w:p>
      <w:pPr>
        <w:pStyle w:val="BodyText"/>
        <w:rPr/>
      </w:pPr>
      <w:r>
        <w:rPr/>
        <w:t xml:space="preserve">To research on </w:t>
      </w:r>
      <w:r>
        <w:rPr>
          <w:b/>
          <w:bCs/>
        </w:rPr>
        <w:t>human–AI delegation and deskilling</w:t>
      </w:r>
      <w:r>
        <w:rPr/>
        <w:t xml:space="preserve"> (Bainbridge 1983; Baird and Maruping 2021; Fügener et al. 2021; Rai et al. 2019), it derives the value of delegation from how verification is bundled with authorship and shows, in the terms of Baird and Maruping (2021), that delegation erodes one endowment, members’ tacit knowledge, while rewarding investment in another, the organization’s codified verification assets. It also locates the costliest form of deskilling where expertise stops gaining value (Propositions 3 and 4) and separates efficient deskilling, which occurs when verification capital is cheap, from myopic deskilling, which occurs only in an intermediate range.</w:t>
      </w:r>
    </w:p>
    <w:p>
      <w:pPr>
        <w:pStyle w:val="Heading3"/>
        <w:rPr/>
      </w:pPr>
      <w:bookmarkStart w:id="55" w:name="theoretical-contributions"/>
      <w:bookmarkStart w:id="56" w:name="alternative-explanations"/>
      <w:bookmarkEnd w:id="55"/>
      <w:bookmarkEnd w:id="56"/>
      <w:r>
        <w:rPr/>
        <w:t>10.2. Alternative Explanations</w:t>
      </w:r>
    </w:p>
    <w:p>
      <w:pPr>
        <w:pStyle w:val="FirstParagraph"/>
        <w:rPr/>
      </w:pPr>
      <w:r>
        <w:rPr/>
        <w:t>Three alternatives deserve consideration. Learning curves, under which early negative effects reflect unfamiliarity with AI tools, predict convergence toward positive effects across all tasks, whereas our model predicts persistent heterogeneity by implicitness and verification capital, including sign reversals. Measurement artifacts, such as time-based measures that miss changes in quality and scope (Becker et al. 2026), affect all productivity studies but do not explain why effects vary systematically with the task and codebase properties the model identifies. And task selection is part of the model’s mechanism rather than an alternative to it, since the model predicts which tasks will be selected.</w:t>
      </w:r>
    </w:p>
    <w:p>
      <w:pPr>
        <w:pStyle w:val="Heading3"/>
        <w:rPr/>
      </w:pPr>
      <w:bookmarkStart w:id="57" w:name="alternative-explanations"/>
      <w:bookmarkStart w:id="58" w:name="boundary-conditions"/>
      <w:bookmarkEnd w:id="57"/>
      <w:bookmarkEnd w:id="58"/>
      <w:r>
        <w:rPr/>
        <w:t>10.3. Boundary Conditions</w:t>
      </w:r>
    </w:p>
    <w:p>
      <w:pPr>
        <w:pStyle w:val="FirstParagraph"/>
        <w:rPr/>
      </w:pPr>
      <w:r>
        <w:rPr/>
        <w:t>The model applies to systems in production, where escaped defects are costly and implicit criteria are numerous, and it assumes that a person remains accountable for accepting changes. It treats model capability as exogenous; models that infer implicit constraints from runtime behavior, logs, or documentation would raise π and move organizations toward the regime of Proposition 1(v), and if automated checks came to relieve human authors as fully as they relieve agents (λ → 1), the reversal would vanish by Proposition 1(iii).</w:t>
      </w:r>
    </w:p>
    <w:p>
      <w:pPr>
        <w:pStyle w:val="Heading3"/>
        <w:rPr/>
      </w:pPr>
      <w:bookmarkStart w:id="59" w:name="boundary-conditions"/>
      <w:bookmarkStart w:id="60" w:name="implications-for-practice"/>
      <w:bookmarkEnd w:id="59"/>
      <w:bookmarkEnd w:id="60"/>
      <w:r>
        <w:rPr/>
        <w:t>10.4. Implications for Practice</w:t>
      </w:r>
    </w:p>
    <w:p>
      <w:pPr>
        <w:pStyle w:val="FirstParagraph"/>
        <w:rPr/>
      </w:pPr>
      <w:r>
        <w:rPr/>
        <w:t>The model implies six practices for managers of AI-augmented maintenance.</w:t>
      </w:r>
    </w:p>
    <w:p>
      <w:pPr>
        <w:pStyle w:val="Normal"/>
        <w:numPr>
          <w:ilvl w:val="0"/>
          <w:numId w:val="1"/>
        </w:numPr>
        <w:rPr/>
      </w:pPr>
      <w:r>
        <w:rPr>
          <w:b/>
          <w:bCs/>
        </w:rPr>
        <w:t>Route by verifiability, and revisit the routing as verification capital grows.</w:t>
      </w:r>
      <w:r>
        <w:rPr/>
        <w:t xml:space="preserve"> In poorly tested codebases, delegate changes with explicit, machine-checkable success criteria; where automated checks enforce most implicit criteria, the most implicit changes can become the most valuable to delegate.</w:t>
      </w:r>
    </w:p>
    <w:p>
      <w:pPr>
        <w:pStyle w:val="Normal"/>
        <w:numPr>
          <w:ilvl w:val="0"/>
          <w:numId w:val="1"/>
        </w:numPr>
        <w:rPr/>
      </w:pPr>
      <w:r>
        <w:rPr>
          <w:b/>
          <w:bCs/>
        </w:rPr>
        <w:t>Pair verification investment with delegation discipline.</w:t>
      </w:r>
      <w:r>
        <w:rPr/>
        <w:t xml:space="preserve"> Because tests and continuous integration also trigger delegation (Propositions 6 and 7), investment in them should come with an explicit decision about which work remains hands-on.</w:t>
      </w:r>
    </w:p>
    <w:p>
      <w:pPr>
        <w:pStyle w:val="Normal"/>
        <w:numPr>
          <w:ilvl w:val="0"/>
          <w:numId w:val="1"/>
        </w:numPr>
        <w:rPr/>
      </w:pPr>
      <w:r>
        <w:rPr>
          <w:b/>
          <w:bCs/>
        </w:rPr>
        <w:t>Treat early gains with caution.</w:t>
      </w:r>
      <w:r>
        <w:rPr/>
        <w:t xml:space="preserve"> They partly reflect knowledge accumulated before AI, so metrics should track ownership concentration, debugging performance, and incident resolution time alongside throughput.</w:t>
      </w:r>
    </w:p>
    <w:p>
      <w:pPr>
        <w:pStyle w:val="Normal"/>
        <w:numPr>
          <w:ilvl w:val="0"/>
          <w:numId w:val="1"/>
        </w:numPr>
        <w:rPr/>
      </w:pPr>
      <w:r>
        <w:rPr>
          <w:b/>
          <w:bCs/>
        </w:rPr>
        <w:t>Lengthen the horizon of delegation decisions.</w:t>
      </w:r>
      <w:r>
        <w:rPr/>
        <w:t xml:space="preserve"> Delegation policy should be reviewed by those accountable for a system’s long-run cost, not only by those accountable for this quarter’s delivery (Proposition 8).</w:t>
      </w:r>
    </w:p>
    <w:p>
      <w:pPr>
        <w:pStyle w:val="Normal"/>
        <w:numPr>
          <w:ilvl w:val="0"/>
          <w:numId w:val="1"/>
        </w:numPr>
        <w:rPr/>
      </w:pPr>
      <w:r>
        <w:rPr>
          <w:b/>
          <w:bCs/>
        </w:rPr>
        <w:t>Protect apprenticeship.</w:t>
      </w:r>
      <w:r>
        <w:rPr/>
        <w:t xml:space="preserve"> Where verification capital is high, simple tasks are the least valuable to delegate and the natural training ground for junior engineers.</w:t>
      </w:r>
    </w:p>
    <w:p>
      <w:pPr>
        <w:pStyle w:val="Normal"/>
        <w:numPr>
          <w:ilvl w:val="0"/>
          <w:numId w:val="1"/>
        </w:numPr>
        <w:rPr/>
      </w:pPr>
      <w:r>
        <w:rPr>
          <w:b/>
          <w:bCs/>
        </w:rPr>
        <w:t>Manage legacy systems deliberately.</w:t>
      </w:r>
      <w:r>
        <w:rPr/>
        <w:t xml:space="preserve"> Systems whose maintainers have left are the most likely to slide into full automation and the least likely to return, so the decision to rebuild knowledge should come before delegation.</w:t>
      </w:r>
    </w:p>
    <w:p>
      <w:pPr>
        <w:pStyle w:val="Heading2"/>
        <w:rPr/>
      </w:pPr>
      <w:bookmarkStart w:id="61" w:name="implications-for-practice"/>
      <w:bookmarkStart w:id="62" w:name="limitations-and-future-research"/>
      <w:bookmarkEnd w:id="61"/>
      <w:bookmarkEnd w:id="62"/>
      <w:r>
        <w:rPr/>
        <w:t>11. Limitations and Future Research</w:t>
      </w:r>
    </w:p>
    <w:p>
      <w:pPr>
        <w:pStyle w:val="FirstParagraph"/>
        <w:rPr/>
      </w:pPr>
      <w:r>
        <w:rPr/>
        <w:t>The analysis has six limitations. First, net value is linear in θ because per-criterion costs are constant and criteria independent; interacting criteria could create more than one routing threshold, and although Proposition 7 does not depend on linearity and the ratchet region survives nonlinear verification burdens numerically, a general characterization of routing remains open. Second, Propositions 3, 5, and 6 are established only for uniformly distributed tasks, and Proposition 3 is established analytically only when labor costs dominate. Third, the comparison of steady-state knowledge between myopic and forward-looking organizations, and the ordering for a durable stock of verification capital, are numerical. Fourth, the parameters are disciplined by a calibration check but not estimated; estimating χ, π, λ, and the learning and depreciation rates from task-level data is a priority. Fifth, if reviewing generated code also builds knowledge, the ratchet weakens. Sixth, the model treats one organization in isolation and derives myopia from managerial tenure rather than from labor-market competition; when engineers can leave, equilibrium delegation should exceed the social optimum by more than managerial myopia alone implies, and when reviewers’ effort is unobservable, under-verification may become an equilibrium outcome.</w:t>
      </w:r>
    </w:p>
    <w:p>
      <w:pPr>
        <w:pStyle w:val="Heading2"/>
        <w:rPr/>
      </w:pPr>
      <w:bookmarkStart w:id="63" w:name="limitations-and-future-research"/>
      <w:bookmarkStart w:id="64" w:name="conclusion"/>
      <w:bookmarkEnd w:id="63"/>
      <w:bookmarkEnd w:id="64"/>
      <w:r>
        <w:rPr/>
        <w:t>12. Conclusion</w:t>
      </w:r>
    </w:p>
    <w:p>
      <w:pPr>
        <w:pStyle w:val="FirstParagraph"/>
        <w:rPr/>
      </w:pPr>
      <w:r>
        <w:rPr/>
        <w:t>LLMs make code cheap to write but not cheap to trust. We derived the cost of trust from a simple fact about authorship: people who write code verify much of it as they write, and delegation unbundles that verification, which automated checks rebundle more fully for machines than for people. The resulting model explains why reported effects range from large gains to slowdowns, identifies a dynamic in which verification investment and knowledge loss reinforce each other, and traces over-delegation to the short horizons and unmeasured intangibles of ordinary IS management. Because the assets that make AI-generated code trustworthy also make it tempting to delegate everything, organizations that will maintain their systems for years should invest in verification deliberately, keep some maintenance in human hands, give delegation decisions a long horizon, and measure what their engineers still know alongside what they ship.</w:t>
      </w:r>
      <w:r>
        <w:br w:type="page"/>
      </w:r>
    </w:p>
    <w:p>
      <w:pPr>
        <w:pStyle w:val="Heading2"/>
        <w:rPr/>
      </w:pPr>
      <w:bookmarkStart w:id="65" w:name="conclusion"/>
      <w:bookmarkEnd w:id="65"/>
      <w:r>
        <w:rPr/>
        <w:t>References</w:t>
      </w:r>
    </w:p>
    <w:p>
      <w:pPr>
        <w:pStyle w:val="Bibliography"/>
        <w:rPr/>
      </w:pPr>
      <w:r>
        <w:rPr/>
        <w:t xml:space="preserve">Acemoglu D, Pischke JS (1998) Why do firms train? Theory and evidence. </w:t>
      </w:r>
      <w:r>
        <w:rPr>
          <w:i/>
          <w:iCs/>
        </w:rPr>
        <w:t>Quart. J. Econom.</w:t>
      </w:r>
      <w:r>
        <w:rPr/>
        <w:t xml:space="preserve"> 113(1):79–119.</w:t>
      </w:r>
    </w:p>
    <w:p>
      <w:pPr>
        <w:pStyle w:val="Bibliography"/>
        <w:rPr/>
      </w:pPr>
      <w:r>
        <w:rPr/>
        <w:t xml:space="preserve">Acemoglu D, Restrepo P (2019) Automation and new tasks: How technology displaces and reinstates labor. </w:t>
      </w:r>
      <w:r>
        <w:rPr>
          <w:i/>
          <w:iCs/>
        </w:rPr>
        <w:t>J. Econom. Perspect.</w:t>
      </w:r>
      <w:r>
        <w:rPr/>
        <w:t xml:space="preserve"> 33(2):3–30.</w:t>
      </w:r>
    </w:p>
    <w:p>
      <w:pPr>
        <w:pStyle w:val="Bibliography"/>
        <w:rPr/>
      </w:pPr>
      <w:r>
        <w:rPr/>
        <w:t xml:space="preserve">Agrawal A, Gans JS, Goldfarb A (2019) Artificial intelligence: The ambiguous labor market impact of automating prediction. </w:t>
      </w:r>
      <w:r>
        <w:rPr>
          <w:i/>
          <w:iCs/>
        </w:rPr>
        <w:t>J. Econom. Perspect.</w:t>
      </w:r>
      <w:r>
        <w:rPr/>
        <w:t xml:space="preserve"> 33(2):31–50.</w:t>
      </w:r>
    </w:p>
    <w:p>
      <w:pPr>
        <w:pStyle w:val="Bibliography"/>
        <w:rPr/>
      </w:pPr>
      <w:r>
        <w:rPr/>
        <w:t xml:space="preserve">Arrow KJ (1962) The economic implications of learning by doing. </w:t>
      </w:r>
      <w:r>
        <w:rPr>
          <w:i/>
          <w:iCs/>
        </w:rPr>
        <w:t>Rev. Econom. Stud.</w:t>
      </w:r>
      <w:r>
        <w:rPr/>
        <w:t xml:space="preserve"> 29(3):155–173.</w:t>
      </w:r>
    </w:p>
    <w:p>
      <w:pPr>
        <w:pStyle w:val="Bibliography"/>
        <w:rPr/>
      </w:pPr>
      <w:r>
        <w:rPr/>
        <w:t xml:space="preserve">Athey SC, Bryan KA, Gans JS (2020) The allocation of decision authority to human and artificial intelligence. </w:t>
      </w:r>
      <w:r>
        <w:rPr>
          <w:i/>
          <w:iCs/>
        </w:rPr>
        <w:t>AEA Papers Proc.</w:t>
      </w:r>
      <w:r>
        <w:rPr/>
        <w:t xml:space="preserve"> 110:80–84.</w:t>
      </w:r>
    </w:p>
    <w:p>
      <w:pPr>
        <w:pStyle w:val="Bibliography"/>
        <w:rPr/>
      </w:pPr>
      <w:r>
        <w:rPr/>
        <w:t xml:space="preserve">Autor DH (2015) Why are there still so many jobs? The history and future of workplace automation. </w:t>
      </w:r>
      <w:r>
        <w:rPr>
          <w:i/>
          <w:iCs/>
        </w:rPr>
        <w:t>J. Econom. Perspect.</w:t>
      </w:r>
      <w:r>
        <w:rPr/>
        <w:t xml:space="preserve"> 29(3):3–30.</w:t>
      </w:r>
    </w:p>
    <w:p>
      <w:pPr>
        <w:pStyle w:val="Bibliography"/>
        <w:rPr/>
      </w:pPr>
      <w:r>
        <w:rPr/>
        <w:t xml:space="preserve">Bainbridge L (1983) Ironies of automation. </w:t>
      </w:r>
      <w:r>
        <w:rPr>
          <w:i/>
          <w:iCs/>
        </w:rPr>
        <w:t>Automatica</w:t>
      </w:r>
      <w:r>
        <w:rPr/>
        <w:t xml:space="preserve"> 19(6):775–779.</w:t>
      </w:r>
    </w:p>
    <w:p>
      <w:pPr>
        <w:pStyle w:val="Bibliography"/>
        <w:rPr/>
      </w:pPr>
      <w:r>
        <w:rPr/>
        <w:t xml:space="preserve">Baird A, Maruping LM (2021) The next generation of research on IS use: A theoretical framework of delegation to and from agentic IS artifacts. </w:t>
      </w:r>
      <w:r>
        <w:rPr>
          <w:i/>
          <w:iCs/>
        </w:rPr>
        <w:t>MIS Quart.</w:t>
      </w:r>
      <w:r>
        <w:rPr/>
        <w:t xml:space="preserve"> 45(1):315–341.</w:t>
      </w:r>
    </w:p>
    <w:p>
      <w:pPr>
        <w:pStyle w:val="Bibliography"/>
        <w:rPr/>
      </w:pPr>
      <w:r>
        <w:rPr/>
        <w:t xml:space="preserve">Banker RD, Datar SM, Kemerer CF, Zweig D (1993) Software complexity and maintenance costs. </w:t>
      </w:r>
      <w:r>
        <w:rPr>
          <w:i/>
          <w:iCs/>
        </w:rPr>
        <w:t>Comm. ACM</w:t>
      </w:r>
      <w:r>
        <w:rPr/>
        <w:t xml:space="preserve"> 36(11):81–94.</w:t>
      </w:r>
    </w:p>
    <w:p>
      <w:pPr>
        <w:pStyle w:val="Bibliography"/>
        <w:rPr/>
      </w:pPr>
      <w:r>
        <w:rPr/>
        <w:t xml:space="preserve">Banker RD, Slaughter SA (1997) A field study of scale economies in software maintenance. </w:t>
      </w:r>
      <w:r>
        <w:rPr>
          <w:i/>
          <w:iCs/>
        </w:rPr>
        <w:t>Management Sci.</w:t>
      </w:r>
      <w:r>
        <w:rPr/>
        <w:t xml:space="preserve"> 43(12):1709–1725.</w:t>
      </w:r>
    </w:p>
    <w:p>
      <w:pPr>
        <w:pStyle w:val="Bibliography"/>
        <w:rPr/>
      </w:pPr>
      <w:r>
        <w:rPr/>
        <w:t xml:space="preserve">Becker GS (1964) </w:t>
      </w:r>
      <w:r>
        <w:rPr>
          <w:i/>
          <w:iCs/>
        </w:rPr>
        <w:t>Human Capital: A Theoretical and Empirical Analysis, with Special Reference to Education</w:t>
      </w:r>
      <w:r>
        <w:rPr/>
        <w:t xml:space="preserve"> (National Bureau of Economic Research, New York).</w:t>
      </w:r>
    </w:p>
    <w:p>
      <w:pPr>
        <w:pStyle w:val="Bibliography"/>
        <w:rPr/>
      </w:pPr>
      <w:r>
        <w:rPr/>
        <w:t>Becker J, Rush N, Barnes E, Rein D (2025) Measuring the impact of early-2025 AI on experienced open-source developer productivity. Preprint, arXiv:2507.09089.</w:t>
      </w:r>
    </w:p>
    <w:p>
      <w:pPr>
        <w:pStyle w:val="Bibliography"/>
        <w:rPr/>
      </w:pPr>
      <w:r>
        <w:rPr/>
        <w:t>Becker J, Rush N, Cunningham T, Rein D, Mahamud K (2026) We are changing our developer productivity experiment design. METR (February 24), https://metr.org/blog/2026-02-24-uplift-update/.</w:t>
      </w:r>
    </w:p>
    <w:p>
      <w:pPr>
        <w:pStyle w:val="Bibliography"/>
        <w:rPr/>
      </w:pPr>
      <w:r>
        <w:rPr/>
        <w:t xml:space="preserve">Berente N, Gu B, Recker J, Santhanam R (2021) Managing artificial intelligence. </w:t>
      </w:r>
      <w:r>
        <w:rPr>
          <w:i/>
          <w:iCs/>
        </w:rPr>
        <w:t>MIS Quart.</w:t>
      </w:r>
      <w:r>
        <w:rPr/>
        <w:t xml:space="preserve"> 45(3):1433–1450.</w:t>
      </w:r>
    </w:p>
    <w:p>
      <w:pPr>
        <w:pStyle w:val="Bibliography"/>
        <w:rPr/>
      </w:pPr>
      <w:r>
        <w:rPr/>
        <w:t xml:space="preserve">Bird C, Nagappan N, Murphy B, Gall H, Devanbu P (2011) Don’t touch my code! Examining the effects of ownership on software quality. </w:t>
      </w:r>
      <w:r>
        <w:rPr>
          <w:i/>
          <w:iCs/>
        </w:rPr>
        <w:t>Proc. 19th ACM SIGSOFT Sympos. Foundations Software Engrg.</w:t>
      </w:r>
      <w:r>
        <w:rPr/>
        <w:t>, 4–14.</w:t>
      </w:r>
    </w:p>
    <w:p>
      <w:pPr>
        <w:pStyle w:val="Bibliography"/>
        <w:rPr/>
      </w:pPr>
      <w:r>
        <w:rPr/>
        <w:t xml:space="preserve">Boehm BW (1981) </w:t>
      </w:r>
      <w:r>
        <w:rPr>
          <w:i/>
          <w:iCs/>
        </w:rPr>
        <w:t>Software Engineering Economics</w:t>
      </w:r>
      <w:r>
        <w:rPr/>
        <w:t xml:space="preserve"> (Prentice-Hall, Englewood Cliffs, NJ).</w:t>
      </w:r>
    </w:p>
    <w:p>
      <w:pPr>
        <w:pStyle w:val="Bibliography"/>
        <w:rPr/>
      </w:pPr>
      <w:r>
        <w:rPr/>
        <w:t xml:space="preserve">Brynjolfsson E, Hitt LM (2000) Beyond computation: Information technology, organizational transformation and business performance. </w:t>
      </w:r>
      <w:r>
        <w:rPr>
          <w:i/>
          <w:iCs/>
        </w:rPr>
        <w:t>J. Econom. Perspect.</w:t>
      </w:r>
      <w:r>
        <w:rPr/>
        <w:t xml:space="preserve"> 14(4):23–48.</w:t>
      </w:r>
    </w:p>
    <w:p>
      <w:pPr>
        <w:pStyle w:val="Bibliography"/>
        <w:rPr/>
      </w:pPr>
      <w:r>
        <w:rPr/>
        <w:t xml:space="preserve">Brynjolfsson E, Li D, Raymond LR (2025) Generative AI at work. </w:t>
      </w:r>
      <w:r>
        <w:rPr>
          <w:i/>
          <w:iCs/>
        </w:rPr>
        <w:t>Quart. J. Econom.</w:t>
      </w:r>
      <w:r>
        <w:rPr/>
        <w:t xml:space="preserve"> 140(2):889–942.</w:t>
      </w:r>
    </w:p>
    <w:p>
      <w:pPr>
        <w:pStyle w:val="Bibliography"/>
        <w:rPr/>
      </w:pPr>
      <w:r>
        <w:rPr/>
        <w:t xml:space="preserve">Brynjolfsson E, Rock D, Syverson C (2021) The productivity J-curve: How intangibles complement general purpose technologies. </w:t>
      </w:r>
      <w:r>
        <w:rPr>
          <w:i/>
          <w:iCs/>
        </w:rPr>
        <w:t>Amer. Econom. J. Macroeconom.</w:t>
      </w:r>
      <w:r>
        <w:rPr/>
        <w:t xml:space="preserve"> 13(1):333–372.</w:t>
      </w:r>
    </w:p>
    <w:p>
      <w:pPr>
        <w:pStyle w:val="Bibliography"/>
        <w:rPr/>
      </w:pPr>
      <w:r>
        <w:rPr/>
        <w:t xml:space="preserve">Cui ZK, Demirer M, Jaffe S, Musolff L, Peng S, Salz T (2025) The effects of generative AI on high-skilled work: Evidence from three field experiments with software developers. </w:t>
      </w:r>
      <w:r>
        <w:rPr>
          <w:i/>
          <w:iCs/>
        </w:rPr>
        <w:t>Management Sci.</w:t>
      </w:r>
      <w:r>
        <w:rPr/>
        <w:t>, ePub ahead of print, https://doi.org/10.1287/mnsc.2025.00535.</w:t>
      </w:r>
    </w:p>
    <w:p>
      <w:pPr>
        <w:pStyle w:val="Bibliography"/>
        <w:rPr/>
      </w:pPr>
      <w:r>
        <w:rPr/>
        <w:t xml:space="preserve">Cunningham W (1992) The WyCash portfolio management system. </w:t>
      </w:r>
      <w:r>
        <w:rPr>
          <w:i/>
          <w:iCs/>
        </w:rPr>
        <w:t>Addendum Proc. OOPSLA ’92</w:t>
      </w:r>
      <w:r>
        <w:rPr/>
        <w:t>, 29–30.</w:t>
      </w:r>
    </w:p>
    <w:p>
      <w:pPr>
        <w:pStyle w:val="Bibliography"/>
        <w:rPr/>
      </w:pPr>
      <w:r>
        <w:rPr/>
        <w:t>Dell’Acqua F, McFowland E III, Mollick ER, Lifshitz-Assaf H, Kellogg K, Rajendran S, Krayer L, Candelon F, Lakhani KR (2023) Navigating the jagged technological frontier: Field experimental evidence of the effects of AI on knowledge worker productivity and quality. Working Paper No. 24-013, Harvard Business School, Boston.</w:t>
      </w:r>
    </w:p>
    <w:p>
      <w:pPr>
        <w:pStyle w:val="Bibliography"/>
        <w:rPr/>
      </w:pPr>
      <w:r>
        <w:rPr/>
        <w:t xml:space="preserve">DORA (2024) </w:t>
      </w:r>
      <w:r>
        <w:rPr>
          <w:i/>
          <w:iCs/>
        </w:rPr>
        <w:t>Accelerate State of DevOps Report 2024</w:t>
      </w:r>
      <w:r>
        <w:rPr/>
        <w:t xml:space="preserve"> (Google Cloud).</w:t>
      </w:r>
    </w:p>
    <w:p>
      <w:pPr>
        <w:pStyle w:val="Bibliography"/>
        <w:rPr/>
      </w:pPr>
      <w:r>
        <w:rPr/>
        <w:t xml:space="preserve">DORA (2025) </w:t>
      </w:r>
      <w:r>
        <w:rPr>
          <w:i/>
          <w:iCs/>
        </w:rPr>
        <w:t>State of AI-Assisted Software Development 2025</w:t>
      </w:r>
      <w:r>
        <w:rPr/>
        <w:t xml:space="preserve"> (Google Cloud).</w:t>
      </w:r>
    </w:p>
    <w:p>
      <w:pPr>
        <w:pStyle w:val="Bibliography"/>
        <w:rPr/>
      </w:pPr>
      <w:r>
        <w:rPr/>
        <w:t xml:space="preserve">Ehsani R, Pathak S, Rawal S, Al Mujahid A, Imran MM, Chatterjee P (2026) Where do AI coding agents fail? An empirical study of failed agentic pull requests in GitHub. </w:t>
      </w:r>
      <w:r>
        <w:rPr>
          <w:i/>
          <w:iCs/>
        </w:rPr>
        <w:t>Proc. 23rd Internat. Conf. Mining Software Repositories</w:t>
      </w:r>
      <w:r>
        <w:rPr/>
        <w:t>, 807–811. Preprint, https://arxiv.org/pdf/2601.15195.</w:t>
      </w:r>
    </w:p>
    <w:p>
      <w:pPr>
        <w:pStyle w:val="Bibliography"/>
        <w:rPr/>
      </w:pPr>
      <w:r>
        <w:rPr/>
        <w:t xml:space="preserve">Fügener A, Grahl J, Gupta A, Ketter W (2021) Will humans-in-the-loop become borgs? Merits and pitfalls of working with AI. </w:t>
      </w:r>
      <w:r>
        <w:rPr>
          <w:i/>
          <w:iCs/>
        </w:rPr>
        <w:t>MIS Quart.</w:t>
      </w:r>
      <w:r>
        <w:rPr/>
        <w:t xml:space="preserve"> 45(3):1527–1556.</w:t>
      </w:r>
    </w:p>
    <w:p>
      <w:pPr>
        <w:pStyle w:val="Bibliography"/>
        <w:rPr/>
      </w:pPr>
      <w:r>
        <w:rPr/>
        <w:t xml:space="preserve">He H, Miller C, Agarwal S, Kästner C, Vasilescu B (2026) Speed at the cost of quality: How Cursor AI increases short-term velocity and long-term complexity in open-source projects. </w:t>
      </w:r>
      <w:r>
        <w:rPr>
          <w:i/>
          <w:iCs/>
        </w:rPr>
        <w:t>Proc. 23rd Internat. Conf. Mining Software Repositories</w:t>
      </w:r>
      <w:r>
        <w:rPr/>
        <w:t>. Preprint, arXiv:2511.04427.</w:t>
      </w:r>
    </w:p>
    <w:p>
      <w:pPr>
        <w:pStyle w:val="Bibliography"/>
        <w:rPr/>
      </w:pPr>
      <w:r>
        <w:rPr/>
        <w:t xml:space="preserve">Jonckheere AR (1954) A distribution-free k-sample test against ordered alternatives. </w:t>
      </w:r>
      <w:r>
        <w:rPr>
          <w:i/>
          <w:iCs/>
        </w:rPr>
        <w:t>Biometrika</w:t>
      </w:r>
      <w:r>
        <w:rPr/>
        <w:t xml:space="preserve"> 41(1/2):133–145.</w:t>
      </w:r>
    </w:p>
    <w:p>
      <w:pPr>
        <w:pStyle w:val="Bibliography"/>
        <w:rPr/>
      </w:pPr>
      <w:r>
        <w:rPr/>
        <w:t xml:space="preserve">Kemerer CF (1995) Software complexity and software maintenance: A survey of empirical research. </w:t>
      </w:r>
      <w:r>
        <w:rPr>
          <w:i/>
          <w:iCs/>
        </w:rPr>
        <w:t>Ann. Software Engrg.</w:t>
      </w:r>
      <w:r>
        <w:rPr/>
        <w:t xml:space="preserve"> 1(1):1–22.</w:t>
      </w:r>
    </w:p>
    <w:p>
      <w:pPr>
        <w:pStyle w:val="Bibliography"/>
        <w:rPr/>
      </w:pPr>
      <w:r>
        <w:rPr/>
        <w:t xml:space="preserve">Kemerer CF, Slaughter S (1999) An empirical approach to studying software evolution. </w:t>
      </w:r>
      <w:r>
        <w:rPr>
          <w:i/>
          <w:iCs/>
        </w:rPr>
        <w:t>IEEE Trans. Software Engrg.</w:t>
      </w:r>
      <w:r>
        <w:rPr/>
        <w:t xml:space="preserve"> 25(4):493–509.</w:t>
      </w:r>
    </w:p>
    <w:p>
      <w:pPr>
        <w:pStyle w:val="Bibliography"/>
        <w:rPr/>
      </w:pPr>
      <w:r>
        <w:rPr/>
        <w:t xml:space="preserve">Kruchten P, Nord RL, Ozkaya I (2012) Technical debt: From metaphor to theory and practice. </w:t>
      </w:r>
      <w:r>
        <w:rPr>
          <w:i/>
          <w:iCs/>
        </w:rPr>
        <w:t>IEEE Software</w:t>
      </w:r>
      <w:r>
        <w:rPr/>
        <w:t xml:space="preserve"> 29(6):18–21.</w:t>
      </w:r>
    </w:p>
    <w:p>
      <w:pPr>
        <w:pStyle w:val="Bibliography"/>
        <w:rPr/>
      </w:pPr>
      <w:r>
        <w:rPr/>
        <w:t xml:space="preserve">Lebovitz S, Lifshitz-Assaf H, Levina N (2022) To engage or not to engage with AI for critical judgments: How professionals deal with opacity when using AI for medical diagnosis. </w:t>
      </w:r>
      <w:r>
        <w:rPr>
          <w:i/>
          <w:iCs/>
        </w:rPr>
        <w:t>Organ. Sci.</w:t>
      </w:r>
      <w:r>
        <w:rPr/>
        <w:t xml:space="preserve"> 33(1):126–148.</w:t>
      </w:r>
    </w:p>
    <w:p>
      <w:pPr>
        <w:pStyle w:val="Bibliography"/>
        <w:rPr/>
      </w:pPr>
      <w:r>
        <w:rPr/>
        <w:t>Li H, Zhang H, Hassan AE (2025) The rise of AI teammates in software engineering (SE) 3.0: How autonomous coding agents are reshaping software engineering. Preprint, arXiv:2507.15003.</w:t>
      </w:r>
    </w:p>
    <w:p>
      <w:pPr>
        <w:pStyle w:val="Bibliography"/>
        <w:rPr/>
      </w:pPr>
      <w:r>
        <w:rPr/>
        <w:t xml:space="preserve">Li H, Zhang H, Hassan AE (2026) AIDev: Studying AI coding agents on GitHub. </w:t>
      </w:r>
      <w:r>
        <w:rPr>
          <w:i/>
          <w:iCs/>
        </w:rPr>
        <w:t>Proc. 23rd Internat. Conf. Mining Software Repositories</w:t>
      </w:r>
      <w:r>
        <w:rPr/>
        <w:t>, https://doi.org/10.1145/3793302.3797249. Dataset available at https://huggingface.co/datasets/hao-li/AIDev.</w:t>
      </w:r>
    </w:p>
    <w:p>
      <w:pPr>
        <w:pStyle w:val="Bibliography"/>
        <w:rPr/>
      </w:pPr>
      <w:r>
        <w:rPr/>
        <w:t xml:space="preserve">Lientz BP, Swanson EB (1980) </w:t>
      </w:r>
      <w:r>
        <w:rPr>
          <w:i/>
          <w:iCs/>
        </w:rPr>
        <w:t>Software Maintenance Management</w:t>
      </w:r>
      <w:r>
        <w:rPr/>
        <w:t xml:space="preserve"> (Addison-Wesley, Reading, MA).</w:t>
      </w:r>
    </w:p>
    <w:p>
      <w:pPr>
        <w:pStyle w:val="Bibliography"/>
        <w:rPr/>
      </w:pPr>
      <w:r>
        <w:rPr/>
        <w:t xml:space="preserve">Milgrom P, Roberts J (1990) The economics of modern manufacturing: Technology, strategy, and organization. </w:t>
      </w:r>
      <w:r>
        <w:rPr>
          <w:i/>
          <w:iCs/>
        </w:rPr>
        <w:t>Amer. Econom. Rev.</w:t>
      </w:r>
      <w:r>
        <w:rPr/>
        <w:t xml:space="preserve"> 80(3):511–528.</w:t>
      </w:r>
    </w:p>
    <w:p>
      <w:pPr>
        <w:pStyle w:val="Bibliography"/>
        <w:rPr/>
      </w:pPr>
      <w:r>
        <w:rPr/>
        <w:t xml:space="preserve">Milgrom P, Shannon C (1994) Monotone comparative statics. </w:t>
      </w:r>
      <w:r>
        <w:rPr>
          <w:i/>
          <w:iCs/>
        </w:rPr>
        <w:t>Econometrica</w:t>
      </w:r>
      <w:r>
        <w:rPr/>
        <w:t xml:space="preserve"> 62(1):157–180.</w:t>
      </w:r>
    </w:p>
    <w:p>
      <w:pPr>
        <w:pStyle w:val="Bibliography"/>
        <w:rPr/>
      </w:pPr>
      <w:r>
        <w:rPr/>
        <w:t xml:space="preserve">Nikolov S, Codecasa D, Sjovall A, Tabachnyk M, Chandra S, Taneja S, Ziftci C (2025) How is Google using AI for internal code migrations? </w:t>
      </w:r>
      <w:r>
        <w:rPr>
          <w:i/>
          <w:iCs/>
        </w:rPr>
        <w:t>Proc. 47th IEEE/ACM Internat. Conf. Software Engrg.: Software Engrg. in Practice</w:t>
      </w:r>
      <w:r>
        <w:rPr/>
        <w:t>. Preprint, arXiv:2501.06972.</w:t>
      </w:r>
    </w:p>
    <w:p>
      <w:pPr>
        <w:pStyle w:val="Bibliography"/>
        <w:rPr/>
      </w:pPr>
      <w:r>
        <w:rPr/>
        <w:t xml:space="preserve">Noy S, Zhang W (2023) Experimental evidence on the productivity effects of generative artificial intelligence. </w:t>
      </w:r>
      <w:r>
        <w:rPr>
          <w:i/>
          <w:iCs/>
        </w:rPr>
        <w:t>Science</w:t>
      </w:r>
      <w:r>
        <w:rPr/>
        <w:t xml:space="preserve"> 381(6654):187–192.</w:t>
      </w:r>
    </w:p>
    <w:p>
      <w:pPr>
        <w:pStyle w:val="Bibliography"/>
        <w:rPr/>
      </w:pPr>
      <w:r>
        <w:rPr/>
        <w:t>Peng S, Kalliamvakou E, Cihon P, Demirer M (2023) The impact of AI on developer productivity: Evidence from GitHub Copilot. Preprint, arXiv:2302.06590.</w:t>
      </w:r>
    </w:p>
    <w:p>
      <w:pPr>
        <w:pStyle w:val="Bibliography"/>
        <w:rPr/>
      </w:pPr>
      <w:r>
        <w:rPr/>
        <w:t xml:space="preserve">Pinna G, Gong J, Williams D, Sarro F (2026) Comparing AI coding agents: A task-stratified analysis of pull request acceptance. </w:t>
      </w:r>
      <w:r>
        <w:rPr>
          <w:i/>
          <w:iCs/>
        </w:rPr>
        <w:t>Proc. 23rd Internat. Conf. Mining Software Repositories</w:t>
      </w:r>
      <w:r>
        <w:rPr/>
        <w:t>. Preprint, https://arxiv.org/html/2602.08915v2.</w:t>
      </w:r>
    </w:p>
    <w:p>
      <w:pPr>
        <w:pStyle w:val="Bibliography"/>
        <w:rPr/>
      </w:pPr>
      <w:r>
        <w:rPr/>
        <w:t xml:space="preserve">Polanyi M (1966) </w:t>
      </w:r>
      <w:r>
        <w:rPr>
          <w:i/>
          <w:iCs/>
        </w:rPr>
        <w:t>The Tacit Dimension</w:t>
      </w:r>
      <w:r>
        <w:rPr/>
        <w:t xml:space="preserve"> (Doubleday, Garden City, NY).</w:t>
      </w:r>
    </w:p>
    <w:p>
      <w:pPr>
        <w:pStyle w:val="Bibliography"/>
        <w:rPr/>
      </w:pPr>
      <w:r>
        <w:rPr/>
        <w:t xml:space="preserve">Rai A, Constantinides P, Sarker S (2019) Next-generation digital platforms: Toward human–AI hybrids. </w:t>
      </w:r>
      <w:r>
        <w:rPr>
          <w:i/>
          <w:iCs/>
        </w:rPr>
        <w:t>MIS Quart.</w:t>
      </w:r>
      <w:r>
        <w:rPr/>
        <w:t xml:space="preserve"> 43(1):iii–ix.</w:t>
      </w:r>
    </w:p>
    <w:p>
      <w:pPr>
        <w:pStyle w:val="Bibliography"/>
        <w:rPr/>
      </w:pPr>
      <w:r>
        <w:rPr/>
        <w:t xml:space="preserve">Ramasubbu N, Kemerer CF (2016) Technical debt and the reliability of enterprise software systems: A competing risks analysis. </w:t>
      </w:r>
      <w:r>
        <w:rPr>
          <w:i/>
          <w:iCs/>
        </w:rPr>
        <w:t>Management Sci.</w:t>
      </w:r>
      <w:r>
        <w:rPr/>
        <w:t xml:space="preserve"> 62(5):1487–1510.</w:t>
      </w:r>
    </w:p>
    <w:p>
      <w:pPr>
        <w:pStyle w:val="Bibliography"/>
        <w:rPr/>
      </w:pPr>
      <w:r>
        <w:rPr/>
        <w:t xml:space="preserve">Rolland KH, Mathiassen L, Rai A (2018) Managing digital platforms in user organizations: The interactions between digital options and digital debt. </w:t>
      </w:r>
      <w:r>
        <w:rPr>
          <w:i/>
          <w:iCs/>
        </w:rPr>
        <w:t>Inform. Systems Res.</w:t>
      </w:r>
      <w:r>
        <w:rPr/>
        <w:t xml:space="preserve"> 29(2):419–443.</w:t>
      </w:r>
    </w:p>
    <w:p>
      <w:pPr>
        <w:pStyle w:val="Bibliography"/>
        <w:rPr/>
      </w:pPr>
      <w:r>
        <w:rPr/>
        <w:t>Shen JH, Tamkin A (2026) How AI impacts skill formation. Preprint, https://doi.org/10.48550/arXiv.2601.20245.</w:t>
      </w:r>
    </w:p>
    <w:p>
      <w:pPr>
        <w:pStyle w:val="Bibliography"/>
        <w:rPr/>
      </w:pPr>
      <w:r>
        <w:rPr/>
        <w:t xml:space="preserve">Stokey NL, Lucas RE Jr, with Prescott EC (1989) </w:t>
      </w:r>
      <w:r>
        <w:rPr>
          <w:i/>
          <w:iCs/>
        </w:rPr>
        <w:t>Recursive Methods in Economic Dynamics</w:t>
      </w:r>
      <w:r>
        <w:rPr/>
        <w:t xml:space="preserve"> (Harvard University Press, Cambridge, MA).</w:t>
      </w:r>
    </w:p>
    <w:p>
      <w:pPr>
        <w:pStyle w:val="Bibliography"/>
        <w:rPr/>
      </w:pPr>
      <w:r>
        <w:rPr/>
        <w:t xml:space="preserve">Swanson EB (1976) The dimensions of maintenance. </w:t>
      </w:r>
      <w:r>
        <w:rPr>
          <w:i/>
          <w:iCs/>
        </w:rPr>
        <w:t>Proc. 2nd Internat. Conf. Software Engrg.</w:t>
      </w:r>
      <w:r>
        <w:rPr/>
        <w:t>, 492–497.</w:t>
      </w:r>
    </w:p>
    <w:p>
      <w:pPr>
        <w:pStyle w:val="Bibliography"/>
        <w:rPr/>
      </w:pPr>
      <w:r>
        <w:rPr/>
        <w:t xml:space="preserve">Topkis DM (1998) </w:t>
      </w:r>
      <w:r>
        <w:rPr>
          <w:i/>
          <w:iCs/>
        </w:rPr>
        <w:t>Supermodularity and Complementarity</w:t>
      </w:r>
      <w:r>
        <w:rPr/>
        <w:t xml:space="preserve"> (Princeton University Press, Princeton, NJ).</w:t>
      </w:r>
    </w:p>
    <w:p>
      <w:pPr>
        <w:pStyle w:val="Bibliography"/>
        <w:rPr/>
      </w:pPr>
      <w:r>
        <w:rPr/>
        <w:t xml:space="preserve">Woodard CJ, Ramasubbu N, Tschang FT, Sambamurthy V (2013) Design capital and design moves: The logic of digital business strategy. </w:t>
      </w:r>
      <w:r>
        <w:rPr>
          <w:i/>
          <w:iCs/>
        </w:rPr>
        <w:t>MIS Quart.</w:t>
      </w:r>
      <w:r>
        <w:rPr/>
        <w:t xml:space="preserve"> 37(2):537–564.</w:t>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480" w:before="0" w:after="0"/>
      <w:jc w:val="left"/>
    </w:pPr>
    <w:rPr>
      <w:rFonts w:ascii="Times New Roman" w:hAnsi="Times New Roman" w:cs="Times New Roman" w:eastAsia="Times New Roman"/>
      <w:color w:val="auto"/>
      <w:kern w:val="0"/>
      <w:sz w:val="24"/>
      <w:szCs w:val="24"/>
      <w:lang w:val="en-US" w:eastAsia="en-US" w:bidi="ar-SA"/>
    </w:rPr>
  </w:style>
  <w:style w:type="paragraph" w:styleId="Heading1">
    <w:name w:val="Heading 1"/>
    <w:basedOn w:val="Normal"/>
    <w:next w:val="FirstParagraph"/>
    <w:uiPriority w:val="9"/>
    <w:qFormat/>
    <w:pPr>
      <w:keepNext w:val="true"/>
      <w:keepLines/>
      <w:spacing w:lineRule="auto" w:line="480" w:before="240" w:after="0"/>
      <w:outlineLvl w:val="0"/>
    </w:pPr>
    <w:rPr>
      <w:b/>
      <w:bCs/>
      <w:color w:val="000000"/>
      <w:sz w:val="24"/>
      <w:szCs w:val="24"/>
    </w:rPr>
  </w:style>
  <w:style w:type="paragraph" w:styleId="Heading2">
    <w:name w:val="Heading 2"/>
    <w:basedOn w:val="Normal"/>
    <w:next w:val="FirstParagraph"/>
    <w:uiPriority w:val="9"/>
    <w:qFormat/>
    <w:pPr>
      <w:keepNext w:val="true"/>
      <w:keepLines/>
      <w:spacing w:lineRule="auto" w:line="480" w:before="240" w:after="0"/>
      <w:outlineLvl w:val="0"/>
    </w:pPr>
    <w:rPr>
      <w:b/>
      <w:bCs/>
      <w:color w:val="000000"/>
      <w:sz w:val="24"/>
      <w:szCs w:val="24"/>
    </w:rPr>
  </w:style>
  <w:style w:type="paragraph" w:styleId="Heading3">
    <w:name w:val="Heading 3"/>
    <w:basedOn w:val="Normal"/>
    <w:next w:val="FirstParagraph"/>
    <w:uiPriority w:val="9"/>
    <w:qFormat/>
    <w:pPr>
      <w:keepNext w:val="true"/>
      <w:keepLines/>
      <w:spacing w:lineRule="auto" w:line="480" w:before="240" w:after="0"/>
      <w:outlineLvl w:val="1"/>
    </w:pPr>
    <w:rPr>
      <w:b/>
      <w:bCs/>
      <w:color w:val="000000"/>
      <w:sz w:val="24"/>
      <w:szCs w:val="24"/>
    </w:rPr>
  </w:style>
  <w:style w:type="paragraph" w:styleId="Heading4">
    <w:name w:val="Heading 4"/>
    <w:basedOn w:val="Normal"/>
    <w:next w:val="FirstParagraph"/>
    <w:uiPriority w:val="9"/>
    <w:qFormat/>
    <w:pPr>
      <w:keepNext w:val="true"/>
      <w:keepLines/>
      <w:spacing w:lineRule="auto" w:line="480" w:before="240" w:after="0"/>
      <w:outlineLvl w:val="2"/>
    </w:pPr>
    <w:rPr>
      <w:b/>
      <w:bCs/>
      <w:i/>
      <w:iCs/>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lineRule="auto" w:line="480" w:before="0" w:after="0"/>
      <w:ind w:firstLine="720"/>
      <w:jc w:val="both"/>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ind w:hanging="0"/>
    </w:pPr>
    <w:rPr/>
  </w:style>
  <w:style w:type="paragraph" w:styleId="Compact" w:customStyle="1">
    <w:name w:val="Compact"/>
    <w:basedOn w:val="Normal"/>
    <w:qFormat/>
    <w:pPr>
      <w:spacing w:lineRule="auto" w:line="240" w:before="20" w:after="20"/>
      <w:ind w:hanging="0"/>
      <w:jc w:val="left"/>
    </w:pPr>
    <w:rPr>
      <w:sz w:val="22"/>
      <w:szCs w:val="22"/>
    </w:rPr>
  </w:style>
  <w:style w:type="paragraph" w:styleId="Title">
    <w:name w:val="Title"/>
    <w:basedOn w:val="Normal"/>
    <w:next w:val="Normal"/>
    <w:qFormat/>
    <w:pPr>
      <w:keepNext w:val="true"/>
      <w:spacing w:lineRule="auto" w:line="480" w:before="0" w:after="240"/>
      <w:jc w:val="center"/>
    </w:pPr>
    <w:rPr>
      <w:b/>
      <w:bCs/>
      <w:color w:val="000000"/>
      <w:sz w:val="28"/>
      <w:szCs w:val="28"/>
    </w:rPr>
  </w:style>
  <w:style w:type="paragraph" w:styleId="Subtitle">
    <w:name w:val="Subtitle"/>
    <w:basedOn w:val="Normal"/>
    <w:next w:val="Normal"/>
    <w:qFormat/>
    <w:pPr>
      <w:spacing w:lineRule="auto" w:line="480" w:before="0" w:after="240"/>
      <w:jc w:val="center"/>
    </w:pPr>
    <w:rPr>
      <w:i/>
      <w:iCs/>
      <w:color w:val="000000"/>
    </w:rPr>
  </w:style>
  <w:style w:type="paragraph" w:styleId="Author" w:customStyle="1">
    <w:name w:val="Author"/>
    <w:next w:val="BodyText"/>
    <w:qFormat/>
    <w:pPr>
      <w:keepNext w:val="true"/>
      <w:keepLines/>
      <w:widowControl/>
      <w:bidi w:val="0"/>
      <w:spacing w:lineRule="auto" w:line="480"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lineRule="auto" w:line="480"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spacing w:lineRule="auto" w:line="480" w:before="240" w:after="0"/>
      <w:jc w:val="left"/>
    </w:pPr>
    <w:rPr>
      <w:b/>
      <w:bCs/>
      <w:color w:val="000000"/>
      <w:sz w:val="24"/>
      <w:szCs w:val="24"/>
    </w:rPr>
  </w:style>
  <w:style w:type="paragraph" w:styleId="Abstract" w:customStyle="1">
    <w:name w:val="Abstract"/>
    <w:basedOn w:val="Normal"/>
    <w:qFormat/>
    <w:pPr>
      <w:spacing w:lineRule="auto" w:line="480" w:before="0" w:after="0"/>
      <w:jc w:val="both"/>
    </w:pPr>
    <w:rPr>
      <w:sz w:val="24"/>
      <w:szCs w:val="24"/>
    </w:rPr>
  </w:style>
  <w:style w:type="paragraph" w:styleId="Bibliography" w:customStyle="1">
    <w:name w:val="Bibliography"/>
    <w:basedOn w:val="Normal"/>
    <w:qFormat/>
    <w:pPr>
      <w:spacing w:lineRule="auto" w:line="480" w:before="0" w:after="0"/>
      <w:ind w:hanging="360" w:left="360"/>
      <w:jc w:val="lef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Normal"/>
    <w:next w:val="Normal"/>
    <w:qFormat/>
    <w:pPr>
      <w:keepNext w:val="true"/>
      <w:keepLines/>
      <w:spacing w:lineRule="auto" w:line="240" w:before="240" w:after="120"/>
      <w:ind w:hanging="0"/>
      <w:jc w:val="left"/>
    </w:pPr>
    <w:rPr/>
  </w:style>
  <w:style w:type="paragraph" w:styleId="ImageCaption" w:customStyle="1">
    <w:name w:val="Image Caption"/>
    <w:basedOn w:val="Caption"/>
    <w:qFormat/>
    <w:pPr/>
    <w:rPr/>
  </w:style>
  <w:style w:type="paragraph" w:styleId="Figure" w:customStyle="1">
    <w:name w:val="Figure"/>
    <w:basedOn w:val="Normal"/>
    <w:qFormat/>
    <w:pPr>
      <w:keepNext w:val="true"/>
      <w:spacing w:lineRule="auto" w:line="240" w:before="0" w:after="0"/>
      <w:ind w:hanging="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TableNote" w:customStyle="1">
    <w:name w:val="Table Note"/>
    <w:basedOn w:val="Normal"/>
    <w:next w:val="BodyText"/>
    <w:qFormat/>
    <w:pPr>
      <w:spacing w:lineRule="auto" w:line="240" w:before="60" w:after="240"/>
      <w:ind w:hanging="0"/>
      <w:jc w:val="both"/>
    </w:pPr>
    <w:rPr>
      <w:sz w:val="22"/>
      <w:szCs w:val="22"/>
    </w:rPr>
  </w:style>
  <w:style w:type="paragraph" w:styleId="Equation" w:customStyle="1">
    <w:name w:val="Equation"/>
    <w:basedOn w:val="Normal"/>
    <w:qFormat/>
    <w:pPr>
      <w:spacing w:lineRule="auto" w:line="240" w:before="120" w:after="120"/>
      <w:ind w:hanging="0"/>
    </w:pPr>
    <w:rPr/>
  </w:style>
  <w:style w:type="paragraph" w:styleId="HeaderandFooter">
    <w:name w:val="Header and Footer"/>
    <w:basedOn w:val="Normal"/>
    <w:qFormat/>
    <w:pPr/>
    <w:rPr/>
  </w:style>
  <w:style w:type="paragraph" w:styleId="Footer">
    <w:name w:val="Footer"/>
    <w:basedOn w:val="Normal"/>
    <w:pPr>
      <w:spacing w:lineRule="auto" w:line="240" w:before="0" w:after="0"/>
      <w:jc w:val="cen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17</Pages>
  <Words>716</Words>
  <Characters>4416</Characters>
  <CharactersWithSpaces>5080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2026-09-25T12:23:00Z</dcterms:created>
  <dc:creator/>
  <dc:description/>
  <dc:language>en-US</dc:language>
  <cp:lastModifiedBy/>
  <dcterms:modified xsi:type="dcterms:W3CDTF">2026-09-25T13:10:44Z</dcterms:modified>
  <cp:revision>3</cp:revision>
  <dc:subject/>
  <dc:title>Cheap to Write, Costly to Trust</dc:title>
</cp:coreProperties>
</file>

<file path=docProps/custom.xml><?xml version="1.0" encoding="utf-8"?>
<Properties xmlns="http://schemas.openxmlformats.org/officeDocument/2006/custom-properties" xmlns:vt="http://schemas.openxmlformats.org/officeDocument/2006/docPropsVTypes"/>
</file>