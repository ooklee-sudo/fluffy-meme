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Fear of Losing: Loss Aversion, CIO Power, and Delayed Architectural Switching in Generative AI Infrastructure</w:t>
      </w:r>
    </w:p>
    <w:p>
      <w:pPr/>
      <w:r>
        <w:t xml:space="preserve">Sep 27, 2026</w:t>
      </w:r>
      <w:r>
        <w:t xml:space="preserve"> · </w:t>
      </w:r>
      <w:r>
        <w:t xml:space="preserve">@ook</w:t>
      </w:r>
    </w:p>
    <w:p>
      <w:pPr>
        <w:pStyle w:val="Heading2"/>
      </w:pPr>
      <w:r>
        <w:t xml:space="preserve">Abstract</w:t>
      </w:r>
    </w:p>
    <w:p>
      <w:pPr/>
      <w:r>
        <w:t xml:space="preserve">Firms that deploy generative AI must decide when to move from a retrieval-augmented generation (RAG) architecture to a fine-tuned (FT) model. Real options theory predicts that firms switch once the flow advantage of FT crosses a value-maximizing threshold. Practitioners instead report persistent patching of RAG systems well past that point. We develop a behavioral real options model in which the switching decision aggregates the evaluations of a technology-focused CIO and a loss-averse, cost-focused CFO. Loss aversion over the new outlay and over the write-off of existing RAG assets raises the perceived switching cost, and CIO decision power attenuates this distortion. The model yields closed-form results: (1) the behavioral switching threshold exceeds the rational benchmark whenever loss aversion is present and the CIO lacks full control; (2) CIO power weakens the effect of loss aversion; (3) the expected excess delay equals ln Φ / (μ − σ²/2), so volatility lengthens behavioral delay; and (4) the relative value destroyed by delay falls with volatility, because waiting is cheap when option value is high. We test the delay predictions with a firm-level survival analysis of AI architecture transitions among large U.S. public firms, 2023–2026, using job-posting skill data to date transitions and CIO reporting structure to measure decision power. </w:t>
      </w:r>
      <w:del w:id="9013" w:author="Claude" w:date="2026-09-28T00:00:00Z">
        <w:r>
          <w:delText xml:space="preserve">[Empirical results to be inserted after estimation.]</w:delText>
        </w:r>
      </w:del>
      <w:ins w:id="9014" w:author="Claude" w:date="2026-09-28T00:00:00Z">
        <w:r>
          <w:t xml:space="preserve">In an exploratory analysis of 43 firms with ten transitions, CIO power is associated with faster transition, whereas free proxies for loss aversion show no association.</w:t>
        </w:r>
      </w:ins>
      <w:r>
        <w:t xml:space="preserve"> The study extends IT real options research by showing when behavioral and governance frictions, not only uncertainty, govern the timing of AI infrastructure change.</w:t>
      </w:r>
    </w:p>
    <w:p>
      <w:pPr/>
      <w:r>
        <w:rPr>
          <w:b/>
        </w:rPr>
        <w:t xml:space="preserve">Keywords:</w:t>
      </w:r>
      <w:r>
        <w:t xml:space="preserve"> generative AI infrastructure; real options; loss aversion; prospect theory; CIO power; escalation of commitment; IT governance; survival analysis</w:t>
      </w:r>
    </w:p>
    <w:p>
      <w:pPr>
        <w:pStyle w:val="Heading2"/>
      </w:pPr>
      <w:r>
        <w:t xml:space="preserve">1. Introduction</w:t>
      </w:r>
    </w:p>
    <w:p>
      <w:pPr/>
      <w:r>
        <w:t xml:space="preserve">Generative AI has turned infrastructure architecture into a recurring strategic choice. The first wave of enterprise deployments relied heavily on retrieval-augmented generation (RAG), which grounds a general-purpose model in firm documents at inference time (Lewis et al. 2020). RAG is cheap to start and easy to reverse. As usage grows, however, its costs compound: longer prompts raise token spend, multi-step retrieval adds latency, and hallucination containment requires ongoing engineering. Fine-tuning (FT), including parameter-efficient methods such as LoRA (Hu et al. 2022), moves knowledge and behavior into model weights. It demands a larger up-front commitment in data curation, compute, and MLOps, but it can lower the marginal cost of each interaction.</w:t>
      </w:r>
    </w:p>
    <w:p>
      <w:pPr/>
      <w:r>
        <w:t xml:space="preserve">The technical literature treats RAG and FT as complements whose relative merits depend on the task (Ovadia et al. 2024). The managerial question is different: given that the relative advantage of FT evolves stochastically, when should a firm commit? Real options theory gives a crisp answer. A firm holding a perpetual option to make an irreversible investment should invest once the value of the underlying crosses a threshold that exceeds the static break-even point by a factor β/(β − 1) (McDonald and Siegel 1986, Dixit and Pindyck 1994). IS research has used this logic to value and stage IT investments (Benaroch and Kauffman 1999, 2000; Fichman 2004).</w:t>
      </w:r>
    </w:p>
    <w:p>
      <w:pPr/>
      <w:r>
        <w:t xml:space="preserve">Observed behavior departs from this benchmark. Practitioner accounts describe CIOs and CFOs who keep patching RAG pipelines with rerankers, guardrails, and prompt layers long after the economics favor re-architecture. Standard option logic can rationalize some waiting, since uncertainty itself raises the threshold. It cannot explain delay beyond the option-optimal trigger. IS research on escalation of commitment shows that decision makers persist with failing IT courses of action when doing otherwise means recognizing a loss (Keil 1995, Keil et al. 2000). Behavioral decision research traces such persistence to loss aversion and sunk-cost framing (Kahneman and Tversky 1979, Arkes and Blumer 1985). Yet the IT real options literature has largely retained the assumption of a loss-neutral, unitary decision maker.</w:t>
      </w:r>
    </w:p>
    <w:p>
      <w:pPr/>
      <w:r>
        <w:t xml:space="preserve">We ask two questions. </w:t>
      </w:r>
      <w:r>
        <w:rPr>
          <w:b/>
        </w:rPr>
        <w:t xml:space="preserve">RQ1:</w:t>
      </w:r>
      <w:r>
        <w:t xml:space="preserve"> How do loss aversion and the allocation of decision power between technology and finance executives shift the timing of switching from RAG to FT? </w:t>
      </w:r>
      <w:r>
        <w:rPr>
          <w:b/>
        </w:rPr>
        <w:t xml:space="preserve">RQ2:</w:t>
      </w:r>
      <w:r>
        <w:t xml:space="preserve"> How does environmental volatility interact with these frictions in determining the length and the cost of delay?</w:t>
      </w:r>
    </w:p>
    <w:p>
      <w:pPr/>
      <w:r>
        <w:t xml:space="preserve">We answer them in two steps. First, we build a behavioral real options model in which the switching decision aggregates a CIO's and a CFO's evaluations. The CFO codes both the new outlay and the write-off of existing RAG assets as losses, weighted by a loss aversion coefficient λ &gt; 1. The CIO's decision weight θ determines how much this framing enters the firm's choice. The model nests the rational benchmark when λ = 1 or θ = 1. Second, we test the model's delay predictions with firm-level survival analysis, dating transitions from job-posting skill data and measuring CIO power through reporting structure and top management team membership.</w:t>
      </w:r>
    </w:p>
    <w:p>
      <w:pPr/>
      <w:r>
        <w:t xml:space="preserve">The paper makes three contributions. First, it brings loss aversion and intra-executive power into IT real options theory, moving the field from asking what an IT option is worth to asking why firms fail to exercise it on time. Second, it derives a closed-form expression for excess delay, ln Φ / (μ − σ²/2), which separates the behavioral wedge Φ from the environment. The expression shows that volatility and loss aversion are complements in producing delay, yet volatility reduces the relative value lost. The second result warns against equating long delay with large losses. Third, it links the escalation-of-commitment tradition in IS to the governance literature on CIO positioning (Armstrong and Sambamurthy 1999, Banker et al. 2011), with a direct implication for how firms should structure AI infrastructure decisions.</w:t>
      </w:r>
    </w:p>
    <w:p>
      <w:pPr>
        <w:pStyle w:val="Heading2"/>
      </w:pPr>
      <w:r>
        <w:t xml:space="preserve">2. Theoretical Background</w:t>
      </w:r>
    </w:p>
    <w:p>
      <w:pPr>
        <w:pStyle w:val="Heading3"/>
      </w:pPr>
      <w:r>
        <w:t xml:space="preserve">2.1 Real Options in IT Investment</w:t>
      </w:r>
    </w:p>
    <w:p>
      <w:pPr/>
      <w:r>
        <w:t xml:space="preserve">Real options theory treats a deferrable, irreversible investment as a call option on a stochastic payoff (McDonald and Siegel 1986, Dixit and Pindyck 1994). Its central result is that uncertainty raises the value of waiting, so the optimal trigger lies above the net-present-value break-even point. IS scholars adopted this lens to justify staged IT investments (Benaroch and Kauffman 1999, 2000) and to explain platform adoption timing (Fichman 2004). Later work used options thinking to explain project continuation and abandonment (Fichman et al. 2005, Tiwana et al. 2006).</w:t>
      </w:r>
    </w:p>
    <w:p>
      <w:pPr/>
      <w:r>
        <w:t xml:space="preserve">This literature makes two assumptions that matter here. The decision maker is loss-neutral, and the firm acts as a unitary agent. Finance research has relaxed each separately. Grenadier and Wang (2005) introduce agency conflicts into investment timing, and Grenadier and Wang (2007) introduce time-inconsistent preferences. To our knowledge, no IS study models how loss framing and power between executives jointly shape the exercise of an IT option.</w:t>
      </w:r>
    </w:p>
    <w:p>
      <w:pPr>
        <w:pStyle w:val="Heading3"/>
      </w:pPr>
      <w:r>
        <w:t xml:space="preserve">2.2 Loss Aversion, Sunk Costs, and Escalation</w:t>
      </w:r>
    </w:p>
    <w:p>
      <w:pPr/>
      <w:r>
        <w:t xml:space="preserve">Prospect theory holds that outcomes are coded as gains or losses relative to a reference point, and that losses loom larger than gains (Kahneman and Tversky 1979). Tversky and Kahneman (1992) estimate the loss aversion coefficient at about 2.25. Two consequences are relevant to infrastructure switching. First, a large new outlay is coded as a loss against the status-quo budget. Second, abandoning an installed system forces recognition of a realized loss on past spending. The reluctance to realize losses appears in investor behavior (Shefrin and Statman 1985) and in the sunk-cost effect (Arkes and Blumer 1985).</w:t>
      </w:r>
    </w:p>
    <w:p>
      <w:pPr/>
      <w:r>
        <w:t xml:space="preserve">IS research documents the organizational version of this pattern. Software projects escalate when managers are reluctant to write off prior investment (Keil 1995), and sunk-cost and self-justification explanations predict escalation well (Keil et al. 2000, Staw 1976). A RAG stack embodies substantial sunk investment in vector databases, chunking pipelines, evaluation harnesses, and integration code. Switching to FT makes that investment visibly obsolete. We therefore expect escalation dynamics to apply to AI architecture.</w:t>
      </w:r>
    </w:p>
    <w:p>
      <w:pPr>
        <w:pStyle w:val="Heading3"/>
      </w:pPr>
      <w:r>
        <w:t xml:space="preserve">2.3 Executive Power and IT Decisions</w:t>
      </w:r>
    </w:p>
    <w:p>
      <w:pPr/>
      <w:r>
        <w:t xml:space="preserve">Upper echelons theory holds that executives' cognitive frames shape strategic choices, weighted by their power (Hambrick and Mason 1984, Finkelstein 1992). In IT decisions, the CIO typically frames infrastructure as a capability investment, while the CFO frames it as a cost with a budget reference point. The CIO's structural position therefore matters. Senior leadership involvement affects IT assimilation (Armstrong and Sambamurthy 1999), and a CIO who reports to the CEO rather than the CFO is associated with a differentiation-oriented IT strategy (Banker et al. 2011). We use this literature to model the firm's switching decision as a power-weighted aggregation of two executive frames.</w:t>
      </w:r>
    </w:p>
    <w:p>
      <w:pPr>
        <w:pStyle w:val="Heading3"/>
      </w:pPr>
      <w:r>
        <w:t xml:space="preserve">2.4 RAG and Fine-Tuning as an Architectural Switching Problem</w:t>
      </w:r>
    </w:p>
    <w:p>
      <w:pPr/>
      <w:r>
        <w:t xml:space="preserve">We do not claim that FT dominates RAG. Many production systems combine the two. Our object is the decision to commit to model customization as the primary mechanism for a workload, a commitment that is costly and partly irreversible. The flow advantage of that commitment is stochastic. It rises with query volume and domain specificity. It falls as base models improve and inference prices drop. This structure, an irreversible commitment to an uncertain flow advantage, is exactly the one real options theory addresses.</w:t>
      </w:r>
    </w:p>
    <w:p>
      <w:pPr>
        <w:pStyle w:val="Heading2"/>
      </w:pPr>
      <w:r>
        <w:t xml:space="preserve">3. Model and Propositions</w:t>
      </w:r>
    </w:p>
    <w:p>
      <w:pPr>
        <w:pStyle w:val="Heading3"/>
      </w:pPr>
      <w:r>
        <w:t xml:space="preserve">3.1 Setup</w:t>
      </w:r>
    </w:p>
    <w:p>
      <w:pPr/>
      <w:r>
        <w:t xml:space="preserve">A firm runs a workload on RAG and holds a perpetual option to switch to FT. Let X_t be the incremental net cash flow of FT over RAG: avoided token and retrieval costs, lower latency, and lower hallucination remediation, net of FT operating costs. X_t follows a geometric Brownian motion:</w:t>
      </w:r>
    </w:p>
    <w:p>
      <w:pPr>
        <w:pStyle w:val="Code"/>
      </w:pPr>
      <w:bookmarkStart w:id="1" w:name="bongo_lang_latex_1"/>
      <w:bookmarkEnd w:id="1"/>
      <w:r>
        <w:t xml:space="preserve">dX_t = \mu X_t\,dt + \sigma X_t\,dW_t</w:t>
      </w:r>
    </w:p>
    <w:p>
      <w:pPr/>
      <w:r>
        <w:t xml:space="preserve">Here μ is the drift of the FT advantage, σ its volatility, and W_t a standard Wiener process. The firm discounts at ρ &gt; μ. Switching requires an irreversible outlay K. It also renders existing RAG assets with book value S obsolete. S is sunk, so a rational firm ignores it. Once the firm switches, it earns the PV of the flow advantage, X/(ρ − μ).</w:t>
      </w:r>
    </w:p>
    <w:p>
      <w:pPr>
        <w:pStyle w:val="Heading3"/>
      </w:pPr>
      <w:r>
        <w:t xml:space="preserve">3.2 Rational Benchmark</w:t>
      </w:r>
    </w:p>
    <w:p>
      <w:pPr/>
      <w:r>
        <w:t xml:space="preserve">In the continuation region the option value F(X) satisfies the Bellman equation:</w:t>
      </w:r>
    </w:p>
    <w:p>
      <w:pPr>
        <w:pStyle w:val="Code"/>
      </w:pPr>
      <w:bookmarkStart w:id="2" w:name="bongo_lang_latex_2"/>
      <w:bookmarkEnd w:id="2"/>
      <w:r>
        <w:t xml:space="preserve">\tfrac{1}{2}\sigma^{2}X^{2}F''(X) + \mu X F'(X) - \rho F(X) = 0</w:t>
      </w:r>
    </w:p>
    <w:p>
      <w:pPr/>
      <w:r>
        <w:t xml:space="preserve">The solution bounded at zero is F(X) = A X^β, where β is the positive root of the characteristic equation:</w:t>
      </w:r>
    </w:p>
    <w:p>
      <w:pPr>
        <w:pStyle w:val="Code"/>
      </w:pPr>
      <w:bookmarkStart w:id="3" w:name="bongo_lang_latex_3"/>
      <w:bookmarkEnd w:id="3"/>
      <w:r>
        <w:t xml:space="preserve">\beta = \tfrac{1}{2} - \frac{\mu}{\sigma^{2}} + \sqrt{\left(\frac{\mu}{\sigma^{2}} - \tfrac{1}{2}\right)^{2} + \frac{2\rho}{\sigma^{2}}} \;&gt;\; 1</w:t>
      </w:r>
    </w:p>
    <w:p>
      <w:pPr/>
      <w:r>
        <w:t xml:space="preserve">Value matching and smooth pasting at the trigger give the rational threshold:</w:t>
      </w:r>
    </w:p>
    <w:p>
      <w:pPr>
        <w:pStyle w:val="Code"/>
      </w:pPr>
      <w:bookmarkStart w:id="4" w:name="bongo_lang_latex_4"/>
      <w:bookmarkEnd w:id="4"/>
      <w:r>
        <w:t xml:space="preserve">X^{*}_{R} = \frac{\beta}{\beta - 1}\,(\rho - \mu)\,K</w:t>
      </w:r>
    </w:p>
    <w:p>
      <w:pPr>
        <w:pStyle w:val="Heading3"/>
      </w:pPr>
      <w:r>
        <w:t xml:space="preserve">3.3 Behavioral Aggregation</w:t>
      </w:r>
    </w:p>
    <w:p>
      <w:pPr/>
      <w:r>
        <w:t xml:space="preserve">The switching decision aggregates two executive frames. The CIO evaluates the switch at its economic value, X/(ρ − μ) − K. The CFO codes the new outlay and the RAG write-off, L = K + S, as losses against the status-quo budget. With piecewise-linear prospect utility and loss aversion λ ≥ 1, the CFO's evaluation is X/(ρ − μ) − K − (λ − 1)L. The normalization ensures that a loss-neutral CFO (λ = 1) evaluates the switch rationally. The firm weights the CIO by θ ∈ [0, 1] and the CFO by 1 − θ. Its effective switching cost is:</w:t>
      </w:r>
    </w:p>
    <w:p>
      <w:pPr>
        <w:pStyle w:val="Code"/>
      </w:pPr>
      <w:bookmarkStart w:id="5" w:name="bongo_lang_latex_5"/>
      <w:bookmarkEnd w:id="5"/>
      <w:r>
        <w:t xml:space="preserve">\tilde{K} = K + (1-\theta)(\lambda - 1)(K + S)</w:t>
      </w:r>
    </w:p>
    <w:p>
      <w:pPr/>
      <w:r>
        <w:t xml:space="preserve">The firm acts on this perceived cost, while realized payoffs depend on the true cost K. Replacing K with K̃ in the optimization gives the behavioral threshold:</w:t>
      </w:r>
    </w:p>
    <w:p>
      <w:pPr>
        <w:pStyle w:val="Code"/>
      </w:pPr>
      <w:bookmarkStart w:id="6" w:name="bongo_lang_latex_6"/>
      <w:bookmarkEnd w:id="6"/>
      <w:r>
        <w:t xml:space="preserve">X^{*}_{B} = \frac{\beta}{\beta - 1}\,(\rho - \mu)\,\tilde{K} = \Phi\,X^{*}_{R},\qquad \Phi \equiv 1 + (1-\theta)(\lambda - 1)\left(1 + \frac{S}{K}\right)</w:t>
      </w:r>
    </w:p>
    <w:p>
      <w:pPr/>
      <w:r>
        <w:t xml:space="preserve">We call Φ ≥ 1 the behavioral wedge. It depends only on preferences, governance, and the sunk-to-new cost ratio, not on the stochastic environment.</w:t>
      </w:r>
    </w:p>
    <w:p>
      <w:pPr>
        <w:pStyle w:val="Heading3"/>
      </w:pPr>
      <w:r>
        <w:t xml:space="preserve">3.4 Propositions</w:t>
      </w:r>
    </w:p>
    <w:p>
      <w:pPr/>
      <w:r>
        <w:rPr>
          <w:b/>
        </w:rPr>
        <w:t xml:space="preserve">Proposition 1 (Behavioral delay).</w:t>
      </w:r>
      <w:r>
        <w:t xml:space="preserve"> X*_B &gt; X*_R if and only if λ &gt; 1 and θ &lt; 1. The wedge rises with the sunk RAG investment S.</w:t>
      </w:r>
    </w:p>
    <w:p>
      <w:pPr/>
      <w:r>
        <w:rPr>
          <w:b/>
        </w:rPr>
        <w:t xml:space="preserve">Proposition 2 (Governance attenuation).</w:t>
      </w:r>
      <w:r>
        <w:t xml:space="preserve"> ∂X*_B/∂λ &gt; 0, ∂X*_B/∂θ &lt; 0, and ∂²X*_B/∂λ∂θ &lt; 0. CIO decision power reduces the threshold and weakens the effect of loss aversion.</w:t>
      </w:r>
    </w:p>
    <w:p>
      <w:pPr/>
      <w:r>
        <w:t xml:space="preserve">Proof sketch. ∂X*_B/∂λ = [β/(β − 1)](ρ − μ)(1 − θ)(K + S). This term is positive and falls in θ, which gives the cross-partial.</w:t>
      </w:r>
    </w:p>
    <w:p>
      <w:pPr/>
      <w:r>
        <w:rPr>
          <w:b/>
        </w:rPr>
        <w:t xml:space="preserve">Proposition 3 (Volatility amplifies delay).</w:t>
      </w:r>
      <w:r>
        <w:t xml:space="preserve"> Let α = μ − σ²/2 &gt; 0 and X_0 &lt; X*_R. The expected first-passage times to the two thresholds are ln(X*/X_0)/α. The expected excess delay is:</w:t>
      </w:r>
    </w:p>
    <w:p>
      <w:pPr>
        <w:pStyle w:val="Code"/>
      </w:pPr>
      <w:bookmarkStart w:id="7" w:name="bongo_lang_latex_7"/>
      <w:bookmarkEnd w:id="7"/>
      <w:r>
        <w:t xml:space="preserve">\Delta \equiv E[T_B] - E[T_R] = \frac{\ln \Phi}{\mu - \sigma^{2}/2}</w:t>
      </w:r>
    </w:p>
    <w:p>
      <w:pPr/>
      <w:r>
        <w:t xml:space="preserve">Δ increases in λ and S/K, decreases in θ, and increases in σ. The cross-partial ∂²Δ/∂λ∂σ is positive, so loss aversion lengthens delay more in volatile environments.</w:t>
      </w:r>
    </w:p>
    <w:p>
      <w:pPr/>
      <w:r>
        <w:rPr>
          <w:b/>
        </w:rPr>
        <w:t xml:space="preserve">Proposition 4 (Delay length is not delay cost).</w:t>
      </w:r>
      <w:r>
        <w:t xml:space="preserve"> The value of the behavioral policy, relative to the rational option value, is Φ^(−β)[1 + β(Φ − 1)]. The relative value loss is:</w:t>
      </w:r>
    </w:p>
    <w:p>
      <w:pPr>
        <w:pStyle w:val="Code"/>
      </w:pPr>
      <w:bookmarkStart w:id="8" w:name="bongo_lang_latex_8"/>
      <w:bookmarkEnd w:id="8"/>
      <w:r>
        <w:t xml:space="preserve">D = 1 - \Phi^{-\beta}\left[1 + \beta(\Phi - 1)\right]</w:t>
      </w:r>
    </w:p>
    <w:p>
      <w:pPr/>
      <w:r>
        <w:t xml:space="preserve">D rises in Φ. For fixed Φ, D falls as σ rises, because β falls with σ. High volatility therefore lengthens delay (Proposition 3) while shrinking the share of value it destroys. The reason is that when the option is valuable, the value function is flat near the trigger, so overshooting it costs little.</w:t>
      </w:r>
    </w:p>
    <w:p>
      <w:pPr>
        <w:pStyle w:val="Heading3"/>
      </w:pPr>
      <w:r>
        <w:t xml:space="preserve">3.5 Testable Hypotheses</w:t>
      </w:r>
    </w:p>
    <w:p>
      <w:pPr/>
      <w:r>
        <w:t xml:space="preserve">Propositions 1–3 concern observable timing. Proposition 4 concerns unobservable option value, so we examine it numerically rather than empirically.</w:t>
      </w:r>
    </w:p>
    <w:p>
      <w:pPr>
        <w:pStyle w:val="ListParagraph"/>
        <w:numPr>
          <w:ilvl w:val="0"/>
          <w:numId w:val="2"/>
        </w:numPr>
      </w:pPr>
      <w:r>
        <w:rPr>
          <w:b/>
        </w:rPr>
        <w:t xml:space="preserve">H1.</w:t>
      </w:r>
      <w:r>
        <w:t xml:space="preserve"> Firms with more loss-averse finance leadership transition from RAG to FT later.</w:t>
      </w:r>
    </w:p>
    <w:p>
      <w:pPr>
        <w:pStyle w:val="ListParagraph"/>
        <w:numPr>
          <w:ilvl w:val="0"/>
          <w:numId w:val="2"/>
        </w:numPr>
      </w:pPr>
      <w:r>
        <w:rPr>
          <w:b/>
        </w:rPr>
        <w:t xml:space="preserve">H2.</w:t>
      </w:r>
      <w:r>
        <w:t xml:space="preserve"> Greater CIO power weakens the association between loss aversion and transition delay.</w:t>
      </w:r>
    </w:p>
    <w:p>
      <w:pPr>
        <w:pStyle w:val="ListParagraph"/>
        <w:numPr>
          <w:ilvl w:val="0"/>
          <w:numId w:val="2"/>
        </w:numPr>
      </w:pPr>
      <w:r>
        <w:rPr>
          <w:b/>
        </w:rPr>
        <w:t xml:space="preserve">H3.</w:t>
      </w:r>
      <w:r>
        <w:t xml:space="preserve"> Larger prior RAG investment, relative to firm size, delays transition, and more so when loss aversion is high.</w:t>
      </w:r>
    </w:p>
    <w:p>
      <w:pPr>
        <w:pStyle w:val="ListParagraph"/>
        <w:numPr>
          <w:ilvl w:val="0"/>
          <w:numId w:val="2"/>
        </w:numPr>
      </w:pPr>
      <w:r>
        <w:rPr>
          <w:b/>
        </w:rPr>
        <w:t xml:space="preserve">H4.</w:t>
      </w:r>
      <w:r>
        <w:t xml:space="preserve"> The association between loss aversion and delay is stronger in industries with more volatile AI economics.</w:t>
      </w:r>
    </w:p>
    <w:p>
      <w:pPr>
        <w:pStyle w:val="Heading2"/>
      </w:pPr>
      <w:r>
        <w:t xml:space="preserve">4. Research Design</w:t>
      </w:r>
    </w:p>
    <w:p>
      <w:pPr>
        <w:pStyle w:val="Heading3"/>
      </w:pPr>
      <w:r>
        <w:t xml:space="preserve">4.1 Sample</w:t>
      </w:r>
    </w:p>
    <w:p>
      <w:pPr/>
      <w:r>
        <w:t xml:space="preserve">The sample covers U.S. public firms in the S&amp;P 1500 that show evidence of RAG deployment between January 2023 and the end of the observation window in 2026. Firms enter the risk set at the month of their first RAG signal and exit at their first FT signal or at censoring. Firms acquired, delisted, or still on RAG at the end of the window are right-censored. </w:t>
      </w:r>
      <w:del w:id="9001" w:author="Claude" w:date="2026-09-28T00:00:00Z">
        <w:r>
          <w:delText xml:space="preserve">[Final N, firm-months, and events to be reported.]</w:delText>
        </w:r>
      </w:del>
      <w:ins w:id="9002" w:author="Claude" w:date="2026-09-28T00:00:00Z">
        <w:r>
          <w:t xml:space="preserve">Section 5.2 reports the samples obtained with the job-posting measure and with the EDGAR-based alternative measure.</w:t>
        </w:r>
      </w:ins>
    </w:p>
    <w:p>
      <w:pPr>
        <w:pStyle w:val="Heading3"/>
      </w:pPr>
      <w:r>
        <w:t xml:space="preserve">4.2 Measures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Construct</w:t>
            </w:r>
          </w:p>
        </w:tc>
        <w:tc>
          <w:tcPr>
            <w:tcW w:w="3120" w:type="dxa"/>
            <w:shd w:val="clear" w:color="auto" w:fill="F2F2F2"/>
          </w:tcPr>
          <w:p>
            <w:pPr/>
            <w:r>
              <w:t xml:space="preserve">Measure</w:t>
            </w:r>
          </w:p>
        </w:tc>
        <w:tc>
          <w:tcPr>
            <w:tcW w:w="3120" w:type="dxa"/>
            <w:shd w:val="clear" w:color="auto" w:fill="F2F2F2"/>
          </w:tcPr>
          <w:p>
            <w:pPr/>
            <w:r>
              <w:t xml:space="preserve">Source</w:t>
            </w:r>
          </w:p>
        </w:tc>
      </w:tr>
      <w:tr>
        <w:tc>
          <w:tcPr>
            <w:tcW w:w="3120" w:type="dxa"/>
          </w:tcPr>
          <w:p>
            <w:pPr/>
            <w:r>
              <w:t xml:space="preserve">Transition time (T)</w:t>
            </w:r>
          </w:p>
        </w:tc>
        <w:tc>
          <w:tcPr>
            <w:tcW w:w="3120" w:type="dxa"/>
          </w:tcPr>
          <w:p>
            <w:pPr/>
            <w:r>
              <w:t xml:space="preserve">Months from the first job posting requiring RAG skills (retrieval-augmented generation, vector databases, embeddings pipelines) to the first posting requiring model customization skills (fine-tuning, LoRA/PEFT, RLHF/DPO, training infrastructure)</w:t>
            </w:r>
          </w:p>
        </w:tc>
        <w:tc>
          <w:tcPr>
            <w:tcW w:w="3120" w:type="dxa"/>
          </w:tcPr>
          <w:p>
            <w:pPr/>
            <w:del w:id="9017" w:author="Claude" w:date="2026-09-28T00:00:00Z">
              <w:r>
                <w:delText xml:space="preserve">Job postings (Lightcast or Revelio Labs)</w:delText>
              </w:r>
            </w:del>
            <w:ins w:id="9018" w:author="Claude" w:date="2026-09-28T00:00:00Z">
              <w:r>
                <w:t xml:space="preserve">Job postings on public applicant-tracking pages archived by Common Crawl (Workday, iCIMS, Greenhouse, SmartRecruiters, Lever, Ashby)</w:t>
              </w:r>
            </w:ins>
          </w:p>
        </w:tc>
      </w:tr>
      <w:tr>
        <w:tc>
          <w:tcPr>
            <w:tcW w:w="3120" w:type="dxa"/>
          </w:tcPr>
          <w:p>
            <w:pPr/>
            <w:r>
              <w:t xml:space="preserve">Transition, alternative</w:t>
            </w:r>
          </w:p>
        </w:tc>
        <w:tc>
          <w:tcPr>
            <w:tcW w:w="3120" w:type="dxa"/>
          </w:tcPr>
          <w:p>
            <w:pPr/>
            <w:r>
              <w:t xml:space="preserve">First 10-K, 10-Q, or earnings-call mention of fine-tuned or proprietary domain models following a RAG mention</w:t>
            </w:r>
          </w:p>
        </w:tc>
        <w:tc>
          <w:tcPr>
            <w:tcW w:w="3120" w:type="dxa"/>
          </w:tcPr>
          <w:p>
            <w:pPr/>
            <w:r>
              <w:t xml:space="preserve">SEC EDGAR; call transcripts</w:t>
            </w:r>
          </w:p>
        </w:tc>
      </w:tr>
      <w:tr>
        <w:tc>
          <w:tcPr>
            <w:tcW w:w="3120" w:type="dxa"/>
          </w:tcPr>
          <w:p>
            <w:pPr/>
            <w:r>
              <w:t xml:space="preserve">Loss aversion (λ), primary</w:t>
            </w:r>
          </w:p>
        </w:tc>
        <w:tc>
          <w:tcPr>
            <w:tcW w:w="3120" w:type="dxa"/>
          </w:tcPr>
          <w:p>
            <w:pPr/>
            <w:del w:id="9003" w:author="Claude" w:date="2026-09-28T00:00:00Z">
              <w:r>
                <w:delText xml:space="preserve">Impairment delay: the firm's historical tendency to postpone goodwill impairment when market-to-book signals impairment</w:delText>
              </w:r>
            </w:del>
            <w:ins w:id="9004" w:author="Claude" w:date="2026-09-28T00:00:00Z">
              <w:r>
                <w:t xml:space="preserve">Impairment delay: share of fiscal years 2015–2022 with an impairment signal (public float below book equity or down 20% or more) in which no goodwill impairment was recognized</w:t>
              </w:r>
            </w:ins>
          </w:p>
        </w:tc>
        <w:tc>
          <w:tcPr>
            <w:tcW w:w="3120" w:type="dxa"/>
          </w:tcPr>
          <w:p>
            <w:pPr/>
            <w:del w:id="9005" w:author="Claude" w:date="2026-09-28T00:00:00Z">
              <w:r>
                <w:delText xml:space="preserve">Compustat; Ramanna and Watts (2012) approach</w:delText>
              </w:r>
            </w:del>
            <w:ins w:id="9006" w:author="Claude" w:date="2026-09-28T00:00:00Z">
              <w:r>
                <w:t xml:space="preserve">SEC XBRL filings; Ramanna and Watts (2012) approach</w:t>
              </w:r>
            </w:ins>
          </w:p>
        </w:tc>
      </w:tr>
      <w:tr>
        <w:tc>
          <w:tcPr>
            <w:tcW w:w="3120" w:type="dxa"/>
          </w:tcPr>
          <w:p>
            <w:pPr/>
            <w:r>
              <w:t xml:space="preserve">Loss aversion (λ), secondary</w:t>
            </w:r>
          </w:p>
        </w:tc>
        <w:tc>
          <w:tcPr>
            <w:tcW w:w="3120" w:type="dxa"/>
          </w:tcPr>
          <w:p>
            <w:pPr/>
            <w:del w:id="9007" w:author="Claude" w:date="2026-09-28T00:00:00Z">
              <w:r>
                <w:delText xml:space="preserve">Share of loss-framed language in CFO remarks on earnings calls, using a dictionary of loss, write-off, and downside terms</w:delText>
              </w:r>
            </w:del>
            <w:ins w:id="9008" w:author="Claude" w:date="2026-09-28T00:00:00Z">
              <w:r>
                <w:t xml:space="preserve">Share of negative words in the MD&amp;A of the 10-K filed in 2022</w:t>
              </w:r>
            </w:ins>
          </w:p>
        </w:tc>
        <w:tc>
          <w:tcPr>
            <w:tcW w:w="3120" w:type="dxa"/>
          </w:tcPr>
          <w:p>
            <w:pPr/>
            <w:del w:id="9009" w:author="Claude" w:date="2026-09-28T00:00:00Z">
              <w:r>
                <w:delText xml:space="preserve">Call transcripts; Loughran and McDonald (2011) lexicon</w:delText>
              </w:r>
            </w:del>
            <w:ins w:id="9010" w:author="Claude" w:date="2026-09-28T00:00:00Z">
              <w:r>
                <w:t xml:space="preserve">10-K MD&amp;A; Loughran and McDonald (2011) lexicon</w:t>
              </w:r>
            </w:ins>
          </w:p>
        </w:tc>
      </w:tr>
      <w:tr>
        <w:tc>
          <w:tcPr>
            <w:tcW w:w="3120" w:type="dxa"/>
          </w:tcPr>
          <w:p>
            <w:pPr/>
            <w:r>
              <w:t xml:space="preserve">CIO power (θ)</w:t>
            </w:r>
          </w:p>
        </w:tc>
        <w:tc>
          <w:tcPr>
            <w:tcW w:w="3120" w:type="dxa"/>
          </w:tcPr>
          <w:p>
            <w:pPr/>
            <w:r>
              <w:t xml:space="preserve">Index of three indicators: CIO reports to CEO (not CFO); CIO holds an EVP or higher title; CIO sits on the top management team</w:t>
            </w:r>
          </w:p>
        </w:tc>
        <w:tc>
          <w:tcPr>
            <w:tcW w:w="3120" w:type="dxa"/>
          </w:tcPr>
          <w:p>
            <w:pPr/>
            <w:del w:id="9011" w:author="Claude" w:date="2026-09-28T00:00:00Z">
              <w:r>
                <w:delText xml:space="preserve">BoardEx; proxy statements; Banker et al. (2011) coding</w:delText>
              </w:r>
            </w:del>
            <w:ins w:id="9012" w:author="Claude" w:date="2026-09-28T00:00:00Z">
              <w:r>
                <w:t xml:space="preserve">10-K executive-officer lists and proxy statements filed in 2022; Banker et al. (2011) coding</w:t>
              </w:r>
            </w:ins>
          </w:p>
        </w:tc>
      </w:tr>
      <w:tr>
        <w:tc>
          <w:tcPr>
            <w:tcW w:w="3120" w:type="dxa"/>
          </w:tcPr>
          <w:p>
            <w:pPr/>
            <w:r>
              <w:t xml:space="preserve">Sunk RAG investment (S)</w:t>
            </w:r>
          </w:p>
        </w:tc>
        <w:tc>
          <w:tcPr>
            <w:tcW w:w="3120" w:type="dxa"/>
          </w:tcPr>
          <w:p>
            <w:pPr/>
            <w:r>
              <w:t xml:space="preserve">Cumulative RAG-skill postings before first FT signal, scaled by total postings</w:t>
            </w:r>
          </w:p>
        </w:tc>
        <w:tc>
          <w:tcPr>
            <w:tcW w:w="3120" w:type="dxa"/>
          </w:tcPr>
          <w:p>
            <w:pPr/>
            <w:r>
              <w:t xml:space="preserve">Job postings</w:t>
            </w:r>
          </w:p>
        </w:tc>
      </w:tr>
      <w:tr>
        <w:tc>
          <w:tcPr>
            <w:tcW w:w="3120" w:type="dxa"/>
          </w:tcPr>
          <w:p>
            <w:pPr/>
            <w:r>
              <w:t xml:space="preserve">AI volatility (σ)</w:t>
            </w:r>
          </w:p>
        </w:tc>
        <w:tc>
          <w:tcPr>
            <w:tcW w:w="3120" w:type="dxa"/>
          </w:tcPr>
          <w:p>
            <w:pPr/>
            <w:r>
              <w:t xml:space="preserve">Industry-level standard deviation of monthly growth in AI-skill postings over the prior 24 months</w:t>
            </w:r>
          </w:p>
        </w:tc>
        <w:tc>
          <w:tcPr>
            <w:tcW w:w="3120" w:type="dxa"/>
          </w:tcPr>
          <w:p>
            <w:pPr/>
            <w:r>
              <w:t xml:space="preserve">Job postings</w:t>
            </w:r>
          </w:p>
        </w:tc>
      </w:tr>
      <w:tr>
        <w:tc>
          <w:tcPr>
            <w:tcW w:w="3120" w:type="dxa"/>
          </w:tcPr>
          <w:p>
            <w:pPr/>
            <w:r>
              <w:t xml:space="preserve">Controls</w:t>
            </w:r>
          </w:p>
        </w:tc>
        <w:tc>
          <w:tcPr>
            <w:tcW w:w="3120" w:type="dxa"/>
          </w:tcPr>
          <w:p>
            <w:pPr/>
            <w:r>
              <w:t xml:space="preserve">Log assets; ROA; leverage; cash holdings; R&amp;D intensity; IT staff intensity; prior AI talent stock; CEO tenure; industry and cohort fixed effects</w:t>
            </w:r>
          </w:p>
        </w:tc>
        <w:tc>
          <w:tcPr>
            <w:tcW w:w="3120" w:type="dxa"/>
          </w:tcPr>
          <w:p>
            <w:pPr/>
            <w:r>
              <w:t xml:space="preserve">Compustat; ExecuComp; job postings</w:t>
            </w:r>
          </w:p>
        </w:tc>
      </w:tr>
    </w:tbl>
    <w:p>
      <w:pPr/>
      <w:r>
        <w:t xml:space="preserve">The transition measure follows prior work that dates AI adoption from job-posting skill content (Babina et al. 2024). </w:t>
      </w:r>
      <w:del w:id="9274" w:author="Claude" w:date="2026-09-28T00:00:00Z">
        <w:r>
          <w:delText xml:space="preserve">We validate it on a hand-collected subsample in which firms publicly disclose their architecture choice.</w:delText>
        </w:r>
      </w:del>
      <w:ins w:id="9275" w:author="Claude" w:date="2026-09-28T00:00:00Z">
        <w:r>
          <w:t xml:space="preserve">We validate it on a subsample of firms that publicly disclose their architecture choice, collected with documented search queries and pre-specified inclusion rules (Section 5.2 and Online Appendix Table A1).</w:t>
        </w:r>
      </w:ins>
    </w:p>
    <w:p>
      <w:pPr>
        <w:pStyle w:val="Heading3"/>
      </w:pPr>
      <w:r>
        <w:t xml:space="preserve">4.3 Estimation</w:t>
      </w:r>
    </w:p>
    <w:p>
      <w:pPr/>
      <w:r>
        <w:t xml:space="preserve">The primary specification is a Cox proportional hazards model with time-varying covariates (Cox 1972):</w:t>
      </w:r>
    </w:p>
    <w:p>
      <w:pPr>
        <w:pStyle w:val="Code"/>
      </w:pPr>
      <w:bookmarkStart w:id="9" w:name="bongo_lang_latex_9"/>
      <w:bookmarkEnd w:id="9"/>
      <w:r>
        <w:t xml:space="preserve">h_i(t) = h_0(t)\,\exp\!\big(\beta_1 \lambda_i + \beta_2 \theta_{it} + \beta_3\, \lambda_i \theta_{it} + \beta_4 S_{it} + \beta_5\, \lambda_i \sigma_{j,t} + \Gamma' Z_{it}\big)</w:t>
      </w:r>
    </w:p>
    <w:p>
      <w:pPr/>
      <w:r>
        <w:t xml:space="preserve">H1 predicts β1 &lt; 0. H2 predicts β3 &gt; 0. H3 predicts β4 &lt; 0. H4 predicts β5 &lt; 0. We stratify the baseline hazard by entry cohort so that firms entering in 2023 are not compared with firms entering in 2025, when FT tools were cheaper.</w:t>
      </w:r>
    </w:p>
    <w:p>
      <w:pPr/>
      <w:r>
        <w:t xml:space="preserve">The model implies a first-passage time distribution, not proportional hazards. We therefore also estimate accelerated failure time models with log-normal and inverse-Gaussian errors, where coefficients map directly onto the log threshold in Proposition 3. Firms may also leave RAG for alternatives other than FT, such as vendor agents or abandonment. We treat these exits as competing risks (Fine and Gray 1999).</w:t>
      </w:r>
    </w:p>
    <w:p>
      <w:pPr>
        <w:pStyle w:val="Heading3"/>
      </w:pPr>
      <w:r>
        <w:t xml:space="preserve">4.4 Identification</w:t>
      </w:r>
    </w:p>
    <w:p>
      <w:pPr/>
      <w:r>
        <w:t xml:space="preserve">Loss aversion and CIO power are not randomly assigned. We address endogeneity in four ways.</w:t>
      </w:r>
    </w:p>
    <w:p>
      <w:pPr>
        <w:pStyle w:val="ListParagraph"/>
        <w:numPr>
          <w:ilvl w:val="0"/>
          <w:numId w:val="3"/>
        </w:numPr>
      </w:pPr>
      <w:r>
        <w:rPr>
          <w:b/>
        </w:rPr>
        <w:t xml:space="preserve">Pre-determined measures.</w:t>
      </w:r>
      <w:r>
        <w:t xml:space="preserve"> Impairment delay and CIO reporting structure are measured before 2023, before generative AI adoption decisions.</w:t>
      </w:r>
    </w:p>
    <w:p>
      <w:pPr>
        <w:pStyle w:val="ListParagraph"/>
        <w:numPr>
          <w:ilvl w:val="0"/>
          <w:numId w:val="3"/>
        </w:numPr>
      </w:pPr>
      <w:r>
        <w:rPr>
          <w:b/>
        </w:rPr>
        <w:t xml:space="preserve">Cost shocks.</w:t>
      </w:r>
      <w:r>
        <w:t xml:space="preserve"> Large, discrete drops in FT cost, such as major open-weight model releases and provider fine-tuning price cuts, shift K for all firms at once. The model predicts that loss-averse firms respond less. We estimate this with a difference-in-differences design around each shock, using estimators robust to staggered timing (Callaway and Sant'Anna 2021).</w:t>
      </w:r>
    </w:p>
    <w:p>
      <w:pPr>
        <w:pStyle w:val="ListParagraph"/>
        <w:numPr>
          <w:ilvl w:val="0"/>
          <w:numId w:val="3"/>
        </w:numPr>
      </w:pPr>
      <w:r>
        <w:rPr>
          <w:b/>
        </w:rPr>
        <w:t xml:space="preserve">CIO transitions.</w:t>
      </w:r>
      <w:r>
        <w:t xml:space="preserve"> Appointments that change reporting lines provide within-firm variation in θ. We restrict to turnovers caused by retirement or death to limit selection.</w:t>
      </w:r>
    </w:p>
    <w:p>
      <w:pPr>
        <w:pStyle w:val="ListParagraph"/>
        <w:numPr>
          <w:ilvl w:val="0"/>
          <w:numId w:val="3"/>
        </w:numPr>
      </w:pPr>
      <w:r>
        <w:rPr>
          <w:b/>
        </w:rPr>
        <w:t xml:space="preserve">Sensitivity to unobservables.</w:t>
      </w:r>
      <w:r>
        <w:t xml:space="preserve"> We report coefficient stability bounds (Oster 2019).</w:t>
      </w:r>
    </w:p>
    <w:p>
      <w:pPr>
        <w:pStyle w:val="Heading2"/>
      </w:pPr>
      <w:r>
        <w:t xml:space="preserve">5. Results</w:t>
      </w:r>
    </w:p>
    <w:p>
      <w:pPr>
        <w:pStyle w:val="Heading3"/>
      </w:pPr>
      <w:r>
        <w:t xml:space="preserve">5.1 Numerical Analysis of the Model</w:t>
      </w:r>
    </w:p>
    <w:p>
      <w:pPr/>
      <w:r>
        <w:t xml:space="preserve">Behavioral delay is long in turbulent environments but destroys the most value in calm ones. Table 1 illustrates this with ρ = 0.25, μ = 0.15, K = 1, S/K = 0.5, and λ = 2.25 (Tversky and Kahneman 1992). The firm starts at 80% of the static break-even flow, X_0 = 0.8(ρ − μ)K. Delays are in years; D is the share of rational option value lost.</w:t>
      </w:r>
    </w:p>
    <w:p>
      <w:pPr/>
      <w:r>
        <w:rPr>
          <w:b/>
        </w:rPr>
        <w:t xml:space="preserve">Table 1. Excess delay and value loss by volatility and CIO power</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σ</w:t>
            </w:r>
          </w:p>
        </w:tc>
        <w:tc>
          <w:tcPr>
            <w:tcW w:w="1040" w:type="dxa"/>
            <w:shd w:val="clear" w:color="auto" w:fill="F2F2F2"/>
          </w:tcPr>
          <w:p>
            <w:pPr/>
            <w:r>
              <w:t xml:space="preserve">β/(β−1)</w:t>
            </w:r>
          </w:p>
        </w:tc>
        <w:tc>
          <w:tcPr>
            <w:tcW w:w="1040" w:type="dxa"/>
            <w:shd w:val="clear" w:color="auto" w:fill="F2F2F2"/>
          </w:tcPr>
          <w:p>
            <w:pPr/>
            <w:r>
              <w:t xml:space="preserve">E[T_R] (yrs)</w:t>
            </w:r>
          </w:p>
        </w:tc>
        <w:tc>
          <w:tcPr>
            <w:tcW w:w="1040" w:type="dxa"/>
            <w:shd w:val="clear" w:color="auto" w:fill="F2F2F2"/>
          </w:tcPr>
          <w:p>
            <w:pPr/>
            <w:r>
              <w:t xml:space="preserve">Δ, θ = 0.2</w:t>
            </w:r>
          </w:p>
        </w:tc>
        <w:tc>
          <w:tcPr>
            <w:tcW w:w="1040" w:type="dxa"/>
            <w:shd w:val="clear" w:color="auto" w:fill="F2F2F2"/>
          </w:tcPr>
          <w:p>
            <w:pPr/>
            <w:r>
              <w:t xml:space="preserve">Δ, θ = 0.5</w:t>
            </w:r>
          </w:p>
        </w:tc>
        <w:tc>
          <w:tcPr>
            <w:tcW w:w="1040" w:type="dxa"/>
            <w:shd w:val="clear" w:color="auto" w:fill="F2F2F2"/>
          </w:tcPr>
          <w:p>
            <w:pPr/>
            <w:r>
              <w:t xml:space="preserve">Δ, θ = 0.8</w:t>
            </w:r>
          </w:p>
        </w:tc>
        <w:tc>
          <w:tcPr>
            <w:tcW w:w="1040" w:type="dxa"/>
            <w:shd w:val="clear" w:color="auto" w:fill="F2F2F2"/>
          </w:tcPr>
          <w:p>
            <w:pPr/>
            <w:r>
              <w:t xml:space="preserve">D, θ = 0.2</w:t>
            </w:r>
          </w:p>
        </w:tc>
        <w:tc>
          <w:tcPr>
            <w:tcW w:w="1040" w:type="dxa"/>
            <w:shd w:val="clear" w:color="auto" w:fill="F2F2F2"/>
          </w:tcPr>
          <w:p>
            <w:pPr/>
            <w:r>
              <w:t xml:space="preserve">D, θ = 0.5</w:t>
            </w:r>
          </w:p>
        </w:tc>
        <w:tc>
          <w:tcPr>
            <w:tcW w:w="1040" w:type="dxa"/>
            <w:shd w:val="clear" w:color="auto" w:fill="F2F2F2"/>
          </w:tcPr>
          <w:p>
            <w:pPr/>
            <w:r>
              <w:t xml:space="preserve">D, θ = 0.8</w:t>
            </w:r>
          </w:p>
        </w:tc>
      </w:tr>
      <w:tr>
        <w:tc>
          <w:tcPr>
            <w:tcW w:w="1040" w:type="dxa"/>
          </w:tcPr>
          <w:p>
            <w:pPr/>
            <w:r>
              <w:t xml:space="preserve">0.20</w:t>
            </w:r>
          </w:p>
        </w:tc>
        <w:tc>
          <w:tcPr>
            <w:tcW w:w="1040" w:type="dxa"/>
          </w:tcPr>
          <w:p>
            <w:pPr/>
            <w:r>
              <w:t xml:space="preserve">2.81</w:t>
            </w:r>
          </w:p>
        </w:tc>
        <w:tc>
          <w:tcPr>
            <w:tcW w:w="1040" w:type="dxa"/>
          </w:tcPr>
          <w:p>
            <w:pPr/>
            <w:r>
              <w:t xml:space="preserve">9.7</w:t>
            </w:r>
          </w:p>
        </w:tc>
        <w:tc>
          <w:tcPr>
            <w:tcW w:w="1040" w:type="dxa"/>
          </w:tcPr>
          <w:p>
            <w:pPr/>
            <w:r>
              <w:t xml:space="preserve">7.0</w:t>
            </w:r>
          </w:p>
        </w:tc>
        <w:tc>
          <w:tcPr>
            <w:tcW w:w="1040" w:type="dxa"/>
          </w:tcPr>
          <w:p>
            <w:pPr/>
            <w:r>
              <w:t xml:space="preserve">5.1</w:t>
            </w:r>
          </w:p>
        </w:tc>
        <w:tc>
          <w:tcPr>
            <w:tcW w:w="1040" w:type="dxa"/>
          </w:tcPr>
          <w:p>
            <w:pPr/>
            <w:r>
              <w:t xml:space="preserve">2.4</w:t>
            </w:r>
          </w:p>
        </w:tc>
        <w:tc>
          <w:tcPr>
            <w:tcW w:w="1040" w:type="dxa"/>
          </w:tcPr>
          <w:p>
            <w:pPr/>
            <w:r>
              <w:t xml:space="preserve">19.7%</w:t>
            </w:r>
          </w:p>
        </w:tc>
        <w:tc>
          <w:tcPr>
            <w:tcW w:w="1040" w:type="dxa"/>
          </w:tcPr>
          <w:p>
            <w:pPr/>
            <w:r>
              <w:t xml:space="preserve">12.1%</w:t>
            </w:r>
          </w:p>
        </w:tc>
        <w:tc>
          <w:tcPr>
            <w:tcW w:w="1040" w:type="dxa"/>
          </w:tcPr>
          <w:p>
            <w:pPr/>
            <w:r>
              <w:t xml:space="preserve">3.5%</w:t>
            </w:r>
          </w:p>
        </w:tc>
      </w:tr>
      <w:tr>
        <w:tc>
          <w:tcPr>
            <w:tcW w:w="1040" w:type="dxa"/>
          </w:tcPr>
          <w:p>
            <w:pPr/>
            <w:r>
              <w:t xml:space="preserve">0.30</w:t>
            </w:r>
          </w:p>
        </w:tc>
        <w:tc>
          <w:tcPr>
            <w:tcW w:w="1040" w:type="dxa"/>
          </w:tcPr>
          <w:p>
            <w:pPr/>
            <w:r>
              <w:t xml:space="preserve">3.16</w:t>
            </w:r>
          </w:p>
        </w:tc>
        <w:tc>
          <w:tcPr>
            <w:tcW w:w="1040" w:type="dxa"/>
          </w:tcPr>
          <w:p>
            <w:pPr/>
            <w:r>
              <w:t xml:space="preserve">13.1</w:t>
            </w:r>
          </w:p>
        </w:tc>
        <w:tc>
          <w:tcPr>
            <w:tcW w:w="1040" w:type="dxa"/>
          </w:tcPr>
          <w:p>
            <w:pPr/>
            <w:r>
              <w:t xml:space="preserve">8.7</w:t>
            </w:r>
          </w:p>
        </w:tc>
        <w:tc>
          <w:tcPr>
            <w:tcW w:w="1040" w:type="dxa"/>
          </w:tcPr>
          <w:p>
            <w:pPr/>
            <w:r>
              <w:t xml:space="preserve">6.3</w:t>
            </w:r>
          </w:p>
        </w:tc>
        <w:tc>
          <w:tcPr>
            <w:tcW w:w="1040" w:type="dxa"/>
          </w:tcPr>
          <w:p>
            <w:pPr/>
            <w:r>
              <w:t xml:space="preserve">3.0</w:t>
            </w:r>
          </w:p>
        </w:tc>
        <w:tc>
          <w:tcPr>
            <w:tcW w:w="1040" w:type="dxa"/>
          </w:tcPr>
          <w:p>
            <w:pPr/>
            <w:r>
              <w:t xml:space="preserve">16.4%</w:t>
            </w:r>
          </w:p>
        </w:tc>
        <w:tc>
          <w:tcPr>
            <w:tcW w:w="1040" w:type="dxa"/>
          </w:tcPr>
          <w:p>
            <w:pPr/>
            <w:r>
              <w:t xml:space="preserve">9.9%</w:t>
            </w:r>
          </w:p>
        </w:tc>
        <w:tc>
          <w:tcPr>
            <w:tcW w:w="1040" w:type="dxa"/>
          </w:tcPr>
          <w:p>
            <w:pPr/>
            <w:r>
              <w:t xml:space="preserve">2.8%</w:t>
            </w:r>
          </w:p>
        </w:tc>
      </w:tr>
      <w:tr>
        <w:tc>
          <w:tcPr>
            <w:tcW w:w="1040" w:type="dxa"/>
          </w:tcPr>
          <w:p>
            <w:pPr/>
            <w:r>
              <w:t xml:space="preserve">0.40</w:t>
            </w:r>
          </w:p>
        </w:tc>
        <w:tc>
          <w:tcPr>
            <w:tcW w:w="1040" w:type="dxa"/>
          </w:tcPr>
          <w:p>
            <w:pPr/>
            <w:r>
              <w:t xml:space="preserve">3.61</w:t>
            </w:r>
          </w:p>
        </w:tc>
        <w:tc>
          <w:tcPr>
            <w:tcW w:w="1040" w:type="dxa"/>
          </w:tcPr>
          <w:p>
            <w:pPr/>
            <w:r>
              <w:t xml:space="preserve">21.5</w:t>
            </w:r>
          </w:p>
        </w:tc>
        <w:tc>
          <w:tcPr>
            <w:tcW w:w="1040" w:type="dxa"/>
          </w:tcPr>
          <w:p>
            <w:pPr/>
            <w:r>
              <w:t xml:space="preserve">13.1</w:t>
            </w:r>
          </w:p>
        </w:tc>
        <w:tc>
          <w:tcPr>
            <w:tcW w:w="1040" w:type="dxa"/>
          </w:tcPr>
          <w:p>
            <w:pPr/>
            <w:r>
              <w:t xml:space="preserve">9.4</w:t>
            </w:r>
          </w:p>
        </w:tc>
        <w:tc>
          <w:tcPr>
            <w:tcW w:w="1040" w:type="dxa"/>
          </w:tcPr>
          <w:p>
            <w:pPr/>
            <w:r>
              <w:t xml:space="preserve">4.5</w:t>
            </w:r>
          </w:p>
        </w:tc>
        <w:tc>
          <w:tcPr>
            <w:tcW w:w="1040" w:type="dxa"/>
          </w:tcPr>
          <w:p>
            <w:pPr/>
            <w:r>
              <w:t xml:space="preserve">13.4%</w:t>
            </w:r>
          </w:p>
        </w:tc>
        <w:tc>
          <w:tcPr>
            <w:tcW w:w="1040" w:type="dxa"/>
          </w:tcPr>
          <w:p>
            <w:pPr/>
            <w:r>
              <w:t xml:space="preserve">8.0%</w:t>
            </w:r>
          </w:p>
        </w:tc>
        <w:tc>
          <w:tcPr>
            <w:tcW w:w="1040" w:type="dxa"/>
          </w:tcPr>
          <w:p>
            <w:pPr/>
            <w:r>
              <w:t xml:space="preserve">2.2%</w:t>
            </w:r>
          </w:p>
        </w:tc>
      </w:tr>
      <w:tr>
        <w:tc>
          <w:tcPr>
            <w:tcW w:w="1040" w:type="dxa"/>
          </w:tcPr>
          <w:p>
            <w:pPr/>
            <w:r>
              <w:t xml:space="preserve">0.50</w:t>
            </w:r>
          </w:p>
        </w:tc>
        <w:tc>
          <w:tcPr>
            <w:tcW w:w="1040" w:type="dxa"/>
          </w:tcPr>
          <w:p>
            <w:pPr/>
            <w:r>
              <w:t xml:space="preserve">4.15</w:t>
            </w:r>
          </w:p>
        </w:tc>
        <w:tc>
          <w:tcPr>
            <w:tcW w:w="1040" w:type="dxa"/>
          </w:tcPr>
          <w:p>
            <w:pPr/>
            <w:r>
              <w:t xml:space="preserve">65.8</w:t>
            </w:r>
          </w:p>
        </w:tc>
        <w:tc>
          <w:tcPr>
            <w:tcW w:w="1040" w:type="dxa"/>
          </w:tcPr>
          <w:p>
            <w:pPr/>
            <w:r>
              <w:t xml:space="preserve">36.7</w:t>
            </w:r>
          </w:p>
        </w:tc>
        <w:tc>
          <w:tcPr>
            <w:tcW w:w="1040" w:type="dxa"/>
          </w:tcPr>
          <w:p>
            <w:pPr/>
            <w:r>
              <w:t xml:space="preserve">26.5</w:t>
            </w:r>
          </w:p>
        </w:tc>
        <w:tc>
          <w:tcPr>
            <w:tcW w:w="1040" w:type="dxa"/>
          </w:tcPr>
          <w:p>
            <w:pPr/>
            <w:r>
              <w:t xml:space="preserve">12.7</w:t>
            </w:r>
          </w:p>
        </w:tc>
        <w:tc>
          <w:tcPr>
            <w:tcW w:w="1040" w:type="dxa"/>
          </w:tcPr>
          <w:p>
            <w:pPr/>
            <w:r>
              <w:t xml:space="preserve">11.0%</w:t>
            </w:r>
          </w:p>
        </w:tc>
        <w:tc>
          <w:tcPr>
            <w:tcW w:w="1040" w:type="dxa"/>
          </w:tcPr>
          <w:p>
            <w:pPr/>
            <w:r>
              <w:t xml:space="preserve">6.5%</w:t>
            </w:r>
          </w:p>
        </w:tc>
        <w:tc>
          <w:tcPr>
            <w:tcW w:w="1040" w:type="dxa"/>
          </w:tcPr>
          <w:p>
            <w:pPr/>
            <w:r>
              <w:t xml:space="preserve">1.8%</w:t>
            </w:r>
          </w:p>
        </w:tc>
      </w:tr>
    </w:tbl>
    <w:p>
      <w:pPr/>
      <w:r>
        <w:t xml:space="preserve">Three patterns follow. First, moving θ from 0.2 to 0.8 cuts excess delay by about two-thirds at every volatility level, because Φ falls from 2.50 to 1.38. Second, excess delay rises steeply with σ, as Proposition 3 predicts, because the drift of log X shrinks. Third, the relative value loss D falls with σ at every θ, as Proposition 4 predicts. At σ = 0.20 and θ = 0.2, the loss-averse firm gives up 19.7% of its option value. At σ = 0.50 it gives up 11.0%, despite waiting five times longer.</w:t>
      </w:r>
    </w:p>
    <w:p>
      <w:pPr/>
      <w:r>
        <w:t xml:space="preserve">Absolute time scales depend on X_0 and μ and should be read as illustrative. The comparative statics hold for all parameter values satisfying ρ &gt; μ &gt; σ²/2.</w:t>
      </w:r>
    </w:p>
    <w:p>
      <w:pPr>
        <w:pStyle w:val="Heading3"/>
      </w:pPr>
      <w:r>
        <w:t xml:space="preserve">5.2 Empirical Results</w:t>
      </w:r>
    </w:p>
    <w:p>
      <w:pPr>
        <w:rPr>
          <w:ins w:id="9019" w:author="Claude" w:date="2026-09-28T00:00:00Z"/>
        </w:rPr>
      </w:pPr>
      <w:ins w:id="9020" w:author="Claude" w:date="2026-09-28T00:00:00Z">
        <w:r>
          <w:rPr>
            <w:b/>
          </w:rPr>
          <w:t xml:space="preserve">Preliminary evidence from the job-posting measure. </w:t>
        </w:r>
        <w:r>
          <w:t xml:space="preserve">We collected job postings from the public applicant-tracking pages that Common Crawl archived between January 2023 and September 2026 (36 crawls), covering Workday, iCIMS, Greenhouse, SmartRecruiters, Lever, and Ashby. A current S&amp;P 1500 constituent was linked to a board only when the board identifier equals the firm’s full name and no other firm claims it. This rule linked 374 of the 1,506 firms to 397 boards, 279 of them on Workday, which yielded 172,583 unique postings. We retrieved the text of every posting on boards whose URLs do not show the job title and of every posting with a technology title on the others, 63,169 in all; the remaining postings count toward a firm’s total but carry no RAG or FT signal. A posting is dated by the posting date in its structured data when available and otherwise by its first capture, so dates are approximate to within the interval between crawls. The context rules described below for filings flagged 694 RAG postings at 92 firms and 424 FT postings at 54 firms. Table 2a traces the risk set.</w:t>
        </w:r>
      </w:ins>
    </w:p>
    <w:p>
      <w:pPr>
        <w:rPr>
          <w:ins w:id="9021" w:author="Claude" w:date="2026-09-28T00:00:00Z"/>
        </w:rPr>
      </w:pPr>
      <w:ins w:id="9022" w:author="Claude" w:date="2026-09-28T00:00:00Z">
        <w:r>
          <w:rPr>
            <w:b/>
          </w:rPr>
          <w:t xml:space="preserve">Table 2a. Construction of the job-posting risk set (preliminary)</w:t>
        </w:r>
      </w:ins>
    </w:p>
    <w:tbl>
      <w:tblPr>
        <w:tblStyle w:val="TableGrid"/>
        <w:tblW w:w="0" w:type="auto"/>
        <w:tblLayout w:type="fixed"/>
        <w:tblLook w:val="04A0" w:firstRow="1" w:lastRow="0" w:firstColumn="0" w:lastColumn="0" w:noHBand="0" w:noVBand="1"/>
      </w:tblPr>
      <w:tblGrid>
        <w:gridCol w:w="6240"/>
        <w:gridCol w:w="3120"/>
      </w:tblGrid>
      <w:tr>
        <w:trPr>
          <w:tblHeader/>
          <w:ins w:id="9023" w:author="Claude" w:date="2026-09-28T00:00:00Z"/>
        </w:trPr>
        <w:tc>
          <w:tcPr>
            <w:tcW w:w="6240" w:type="dxa"/>
            <w:shd w:val="clear" w:color="auto" w:fill="F2F2F2"/>
          </w:tcPr>
          <w:p>
            <w:pPr>
              <w:rPr>
                <w:ins w:id="9024" w:author="Claude" w:date="2026-09-28T00:00:00Z"/>
              </w:rPr>
            </w:pPr>
            <w:ins w:id="9025" w:author="Claude" w:date="2026-09-28T00:00:00Z">
              <w:r>
                <w:t xml:space="preserve">Step</w:t>
              </w:r>
            </w:ins>
          </w:p>
        </w:tc>
        <w:tc>
          <w:tcPr>
            <w:tcW w:w="3120" w:type="dxa"/>
            <w:shd w:val="clear" w:color="auto" w:fill="F2F2F2"/>
          </w:tcPr>
          <w:p>
            <w:pPr>
              <w:rPr>
                <w:ins w:id="9026" w:author="Claude" w:date="2026-09-28T00:00:00Z"/>
              </w:rPr>
            </w:pPr>
            <w:ins w:id="9027" w:author="Claude" w:date="2026-09-28T00:00:00Z">
              <w:r>
                <w:t xml:space="preserve">Firms</w:t>
              </w:r>
            </w:ins>
          </w:p>
        </w:tc>
      </w:tr>
      <w:tr>
        <w:trPr>
          <w:ins w:id="9028" w:author="Claude" w:date="2026-09-28T00:00:00Z"/>
        </w:trPr>
        <w:tc>
          <w:tcPr>
            <w:tcW w:w="6240" w:type="dxa"/>
          </w:tcPr>
          <w:p>
            <w:pPr>
              <w:rPr>
                <w:ins w:id="9029" w:author="Claude" w:date="2026-09-28T00:00:00Z"/>
              </w:rPr>
            </w:pPr>
            <w:ins w:id="9030" w:author="Claude" w:date="2026-09-28T00:00:00Z">
              <w:r>
                <w:t xml:space="preserve">S&amp;P 1500 constituents</w:t>
              </w:r>
            </w:ins>
          </w:p>
        </w:tc>
        <w:tc>
          <w:tcPr>
            <w:tcW w:w="3120" w:type="dxa"/>
          </w:tcPr>
          <w:p>
            <w:pPr>
              <w:rPr>
                <w:ins w:id="9031" w:author="Claude" w:date="2026-09-28T00:00:00Z"/>
              </w:rPr>
            </w:pPr>
            <w:ins w:id="9032" w:author="Claude" w:date="2026-09-28T00:00:00Z">
              <w:r>
                <w:t xml:space="preserve">1,506</w:t>
              </w:r>
            </w:ins>
          </w:p>
        </w:tc>
      </w:tr>
      <w:tr>
        <w:trPr>
          <w:ins w:id="9033" w:author="Claude" w:date="2026-09-28T00:00:00Z"/>
        </w:trPr>
        <w:tc>
          <w:tcPr>
            <w:tcW w:w="6240" w:type="dxa"/>
          </w:tcPr>
          <w:p>
            <w:pPr>
              <w:rPr>
                <w:ins w:id="9034" w:author="Claude" w:date="2026-09-28T00:00:00Z"/>
              </w:rPr>
            </w:pPr>
            <w:ins w:id="9035" w:author="Claude" w:date="2026-09-28T00:00:00Z">
              <w:r>
                <w:t xml:space="preserve">Linked to an applicant-tracking board</w:t>
              </w:r>
            </w:ins>
          </w:p>
        </w:tc>
        <w:tc>
          <w:tcPr>
            <w:tcW w:w="3120" w:type="dxa"/>
          </w:tcPr>
          <w:p>
            <w:pPr>
              <w:rPr>
                <w:ins w:id="9036" w:author="Claude" w:date="2026-09-28T00:00:00Z"/>
              </w:rPr>
            </w:pPr>
            <w:ins w:id="9037" w:author="Claude" w:date="2026-09-28T00:00:00Z">
              <w:r>
                <w:t xml:space="preserve">374</w:t>
              </w:r>
            </w:ins>
          </w:p>
        </w:tc>
      </w:tr>
      <w:tr>
        <w:trPr>
          <w:ins w:id="9038" w:author="Claude" w:date="2026-09-28T00:00:00Z"/>
        </w:trPr>
        <w:tc>
          <w:tcPr>
            <w:tcW w:w="6240" w:type="dxa"/>
          </w:tcPr>
          <w:p>
            <w:pPr>
              <w:rPr>
                <w:ins w:id="9039" w:author="Claude" w:date="2026-09-28T00:00:00Z"/>
              </w:rPr>
            </w:pPr>
            <w:ins w:id="9040" w:author="Claude" w:date="2026-09-28T00:00:00Z">
              <w:r>
                <w:t xml:space="preserve">With a RAG posting</w:t>
              </w:r>
            </w:ins>
          </w:p>
        </w:tc>
        <w:tc>
          <w:tcPr>
            <w:tcW w:w="3120" w:type="dxa"/>
          </w:tcPr>
          <w:p>
            <w:pPr>
              <w:rPr>
                <w:ins w:id="9041" w:author="Claude" w:date="2026-09-28T00:00:00Z"/>
              </w:rPr>
            </w:pPr>
            <w:ins w:id="9042" w:author="Claude" w:date="2026-09-28T00:00:00Z">
              <w:r>
                <w:t xml:space="preserve">92</w:t>
              </w:r>
            </w:ins>
          </w:p>
        </w:tc>
      </w:tr>
      <w:tr>
        <w:trPr>
          <w:ins w:id="9043" w:author="Claude" w:date="2026-09-28T00:00:00Z"/>
        </w:trPr>
        <w:tc>
          <w:tcPr>
            <w:tcW w:w="6240" w:type="dxa"/>
          </w:tcPr>
          <w:p>
            <w:pPr>
              <w:rPr>
                <w:ins w:id="9044" w:author="Claude" w:date="2026-09-28T00:00:00Z"/>
              </w:rPr>
            </w:pPr>
            <w:ins w:id="9045" w:author="Claude" w:date="2026-09-28T00:00:00Z">
              <w:r>
                <w:t xml:space="preserve">Less: first FT posting on or before first RAG posting</w:t>
              </w:r>
            </w:ins>
          </w:p>
        </w:tc>
        <w:tc>
          <w:tcPr>
            <w:tcW w:w="3120" w:type="dxa"/>
          </w:tcPr>
          <w:p>
            <w:pPr>
              <w:rPr>
                <w:ins w:id="9046" w:author="Claude" w:date="2026-09-28T00:00:00Z"/>
              </w:rPr>
            </w:pPr>
            <w:ins w:id="9047" w:author="Claude" w:date="2026-09-28T00:00:00Z">
              <w:r>
                <w:t xml:space="preserve">23</w:t>
              </w:r>
            </w:ins>
          </w:p>
        </w:tc>
      </w:tr>
      <w:tr>
        <w:trPr>
          <w:ins w:id="9048" w:author="Claude" w:date="2026-09-28T00:00:00Z"/>
        </w:trPr>
        <w:tc>
          <w:tcPr>
            <w:tcW w:w="6240" w:type="dxa"/>
          </w:tcPr>
          <w:p>
            <w:pPr>
              <w:rPr>
                <w:ins w:id="9049" w:author="Claude" w:date="2026-09-28T00:00:00Z"/>
              </w:rPr>
            </w:pPr>
            <w:ins w:id="9050" w:author="Claude" w:date="2026-09-28T00:00:00Z">
              <w:r>
                <w:t xml:space="preserve">Enter the risk set at first RAG posting</w:t>
              </w:r>
            </w:ins>
          </w:p>
        </w:tc>
        <w:tc>
          <w:tcPr>
            <w:tcW w:w="3120" w:type="dxa"/>
          </w:tcPr>
          <w:p>
            <w:pPr>
              <w:rPr>
                <w:ins w:id="9051" w:author="Claude" w:date="2026-09-28T00:00:00Z"/>
              </w:rPr>
            </w:pPr>
            <w:ins w:id="9052" w:author="Claude" w:date="2026-09-28T00:00:00Z">
              <w:r>
                <w:t xml:space="preserve">69</w:t>
              </w:r>
            </w:ins>
          </w:p>
        </w:tc>
      </w:tr>
      <w:tr>
        <w:trPr>
          <w:ins w:id="9053" w:author="Claude" w:date="2026-09-28T00:00:00Z"/>
        </w:trPr>
        <w:tc>
          <w:tcPr>
            <w:tcW w:w="6240" w:type="dxa"/>
          </w:tcPr>
          <w:p>
            <w:pPr>
              <w:rPr>
                <w:ins w:id="9054" w:author="Claude" w:date="2026-09-28T00:00:00Z"/>
              </w:rPr>
            </w:pPr>
            <w:ins w:id="9055" w:author="Claude" w:date="2026-09-28T00:00:00Z">
              <w:r>
                <w:t xml:space="preserve">Less: R1 blank-check company (SIC 6770)</w:t>
              </w:r>
            </w:ins>
          </w:p>
        </w:tc>
        <w:tc>
          <w:tcPr>
            <w:tcW w:w="3120" w:type="dxa"/>
          </w:tcPr>
          <w:p>
            <w:pPr>
              <w:rPr>
                <w:ins w:id="9056" w:author="Claude" w:date="2026-09-28T00:00:00Z"/>
              </w:rPr>
            </w:pPr>
            <w:ins w:id="9057" w:author="Claude" w:date="2026-09-28T00:00:00Z">
              <w:r>
                <w:t xml:space="preserve">0</w:t>
              </w:r>
            </w:ins>
          </w:p>
        </w:tc>
      </w:tr>
      <w:tr>
        <w:trPr>
          <w:ins w:id="9058" w:author="Claude" w:date="2026-09-28T00:00:00Z"/>
        </w:trPr>
        <w:tc>
          <w:tcPr>
            <w:tcW w:w="6240" w:type="dxa"/>
          </w:tcPr>
          <w:p>
            <w:pPr>
              <w:rPr>
                <w:ins w:id="9059" w:author="Claude" w:date="2026-09-28T00:00:00Z"/>
              </w:rPr>
            </w:pPr>
            <w:ins w:id="9060" w:author="Claude" w:date="2026-09-28T00:00:00Z">
              <w:r>
                <w:t xml:space="preserve">Less: R2 no fiscal 2022 total assets in XBRL</w:t>
              </w:r>
            </w:ins>
          </w:p>
        </w:tc>
        <w:tc>
          <w:tcPr>
            <w:tcW w:w="3120" w:type="dxa"/>
          </w:tcPr>
          <w:p>
            <w:pPr>
              <w:rPr>
                <w:ins w:id="9061" w:author="Claude" w:date="2026-09-28T00:00:00Z"/>
              </w:rPr>
            </w:pPr>
            <w:ins w:id="9062" w:author="Claude" w:date="2026-09-28T00:00:00Z">
              <w:r>
                <w:t xml:space="preserve">8</w:t>
              </w:r>
            </w:ins>
          </w:p>
        </w:tc>
      </w:tr>
      <w:tr>
        <w:trPr>
          <w:ins w:id="9063" w:author="Claude" w:date="2026-09-28T00:00:00Z"/>
        </w:trPr>
        <w:tc>
          <w:tcPr>
            <w:tcW w:w="6240" w:type="dxa"/>
          </w:tcPr>
          <w:p>
            <w:pPr>
              <w:rPr>
                <w:ins w:id="9064" w:author="Claude" w:date="2026-09-28T00:00:00Z"/>
              </w:rPr>
            </w:pPr>
            <w:ins w:id="9065" w:author="Claude" w:date="2026-09-28T00:00:00Z">
              <w:r>
                <w:t xml:space="preserve">Less: R3 total assets below $10 million</w:t>
              </w:r>
            </w:ins>
          </w:p>
        </w:tc>
        <w:tc>
          <w:tcPr>
            <w:tcW w:w="3120" w:type="dxa"/>
          </w:tcPr>
          <w:p>
            <w:pPr>
              <w:rPr>
                <w:ins w:id="9066" w:author="Claude" w:date="2026-09-28T00:00:00Z"/>
              </w:rPr>
            </w:pPr>
            <w:ins w:id="9067" w:author="Claude" w:date="2026-09-28T00:00:00Z">
              <w:r>
                <w:t xml:space="preserve">0</w:t>
              </w:r>
            </w:ins>
          </w:p>
        </w:tc>
      </w:tr>
      <w:tr>
        <w:trPr>
          <w:ins w:id="9068" w:author="Claude" w:date="2026-09-28T00:00:00Z"/>
        </w:trPr>
        <w:tc>
          <w:tcPr>
            <w:tcW w:w="6240" w:type="dxa"/>
          </w:tcPr>
          <w:p>
            <w:pPr>
              <w:rPr>
                <w:ins w:id="9069" w:author="Claude" w:date="2026-09-28T00:00:00Z"/>
              </w:rPr>
            </w:pPr>
            <w:ins w:id="9070" w:author="Claude" w:date="2026-09-28T00:00:00Z">
              <w:r>
                <w:t xml:space="preserve">Less: R4 supplier industry (SIC 357x, 367x, 737x)</w:t>
              </w:r>
            </w:ins>
          </w:p>
        </w:tc>
        <w:tc>
          <w:tcPr>
            <w:tcW w:w="3120" w:type="dxa"/>
          </w:tcPr>
          <w:p>
            <w:pPr>
              <w:rPr>
                <w:ins w:id="9071" w:author="Claude" w:date="2026-09-28T00:00:00Z"/>
              </w:rPr>
            </w:pPr>
            <w:ins w:id="9072" w:author="Claude" w:date="2026-09-28T00:00:00Z">
              <w:r>
                <w:t xml:space="preserve">18</w:t>
              </w:r>
            </w:ins>
          </w:p>
        </w:tc>
      </w:tr>
      <w:tr>
        <w:trPr>
          <w:ins w:id="9073" w:author="Claude" w:date="2026-09-28T00:00:00Z"/>
        </w:trPr>
        <w:tc>
          <w:tcPr>
            <w:tcW w:w="6240" w:type="dxa"/>
          </w:tcPr>
          <w:p>
            <w:pPr>
              <w:rPr>
                <w:ins w:id="9074" w:author="Claude" w:date="2026-09-28T00:00:00Z"/>
              </w:rPr>
            </w:pPr>
            <w:ins w:id="9075" w:author="Claude" w:date="2026-09-28T00:00:00Z">
              <w:r>
                <w:t xml:space="preserve">Analysis sample</w:t>
              </w:r>
            </w:ins>
          </w:p>
        </w:tc>
        <w:tc>
          <w:tcPr>
            <w:tcW w:w="3120" w:type="dxa"/>
          </w:tcPr>
          <w:p>
            <w:pPr>
              <w:rPr>
                <w:ins w:id="9076" w:author="Claude" w:date="2026-09-28T00:00:00Z"/>
              </w:rPr>
            </w:pPr>
            <w:ins w:id="9077" w:author="Claude" w:date="2026-09-28T00:00:00Z">
              <w:r>
                <w:t xml:space="preserve">43</w:t>
              </w:r>
            </w:ins>
          </w:p>
        </w:tc>
      </w:tr>
      <w:tr>
        <w:trPr>
          <w:ins w:id="9078" w:author="Claude" w:date="2026-09-28T00:00:00Z"/>
        </w:trPr>
        <w:tc>
          <w:tcPr>
            <w:tcW w:w="6240" w:type="dxa"/>
          </w:tcPr>
          <w:p>
            <w:pPr>
              <w:rPr>
                <w:ins w:id="9079" w:author="Claude" w:date="2026-09-28T00:00:00Z"/>
              </w:rPr>
            </w:pPr>
            <w:ins w:id="9080" w:author="Claude" w:date="2026-09-28T00:00:00Z">
              <w:r>
                <w:t xml:space="preserve">Firm-months at risk</w:t>
              </w:r>
            </w:ins>
          </w:p>
        </w:tc>
        <w:tc>
          <w:tcPr>
            <w:tcW w:w="3120" w:type="dxa"/>
          </w:tcPr>
          <w:p>
            <w:pPr>
              <w:rPr>
                <w:ins w:id="9081" w:author="Claude" w:date="2026-09-28T00:00:00Z"/>
              </w:rPr>
            </w:pPr>
            <w:ins w:id="9082" w:author="Claude" w:date="2026-09-28T00:00:00Z">
              <w:r>
                <w:t xml:space="preserve">331</w:t>
              </w:r>
            </w:ins>
          </w:p>
        </w:tc>
      </w:tr>
      <w:tr>
        <w:trPr>
          <w:ins w:id="9083" w:author="Claude" w:date="2026-09-28T00:00:00Z"/>
        </w:trPr>
        <w:tc>
          <w:tcPr>
            <w:tcW w:w="6240" w:type="dxa"/>
          </w:tcPr>
          <w:p>
            <w:pPr>
              <w:rPr>
                <w:ins w:id="9084" w:author="Claude" w:date="2026-09-28T00:00:00Z"/>
              </w:rPr>
            </w:pPr>
            <w:ins w:id="9085" w:author="Claude" w:date="2026-09-28T00:00:00Z">
              <w:r>
                <w:t xml:space="preserve">Transitions (first FT posting after entry)</w:t>
              </w:r>
            </w:ins>
          </w:p>
        </w:tc>
        <w:tc>
          <w:tcPr>
            <w:tcW w:w="3120" w:type="dxa"/>
          </w:tcPr>
          <w:p>
            <w:pPr>
              <w:rPr>
                <w:ins w:id="9086" w:author="Claude" w:date="2026-09-28T00:00:00Z"/>
              </w:rPr>
            </w:pPr>
            <w:ins w:id="9087" w:author="Claude" w:date="2026-09-28T00:00:00Z">
              <w:r>
                <w:t xml:space="preserve">10</w:t>
              </w:r>
            </w:ins>
          </w:p>
        </w:tc>
      </w:tr>
    </w:tbl>
    <w:p>
      <w:pPr>
        <w:rPr>
          <w:ins w:id="9088" w:author="Claude" w:date="2026-09-28T00:00:00Z"/>
        </w:rPr>
      </w:pPr>
      <w:ins w:id="9089" w:author="Claude" w:date="2026-09-28T00:00:00Z">
        <w:r>
          <w:t xml:space="preserve">The 43 firms entered in 2024 (5), 2025 (13), and 2026 (25). Unlike the transitions in filings, the 10 transitions in postings come mostly from firms outside the software industry: 3M, Amgen, Bristol Myers Squibb, Expedia, Gartner, Illumina, Motorola Solutions, Rockwell Automation, Target, and Walmart. The Kaplan–Meier estimate of the share of firms that transition is 22% within 6 months of entry and 27% within 12 months. The number of transitions depends little on the SIC range of R4: 11 with software and data processing only, nine with the broader range, and 18 without R4.</w:t>
        </w:r>
      </w:ins>
    </w:p>
    <w:p>
      <w:pPr>
        <w:rPr>
          <w:ins w:id="9090" w:author="Claude" w:date="2026-09-28T00:00:00Z"/>
        </w:rPr>
      </w:pPr>
      <w:ins w:id="9091" w:author="Claude" w:date="2026-09-28T00:00:00Z">
        <w:r>
          <w:rPr>
            <w:b/>
          </w:rPr>
          <w:t xml:space="preserve">Measuring loss aversion and CIO power. </w:t>
        </w:r>
        <w:r>
          <w:t xml:space="preserve">We built both constructs from free SEC data dated before 2023, without hand coding. The primary loss-aversion measure follows Ramanna and Watts (2012): a fiscal year from 2015 to 2022 signals impairment when the firm carries goodwill and its public float is below book equity or has fallen by 20 percent or more from the prior year, and λ is the share of signal years in which no goodwill impairment was recognized. Impairment signals are rare among large firms, so this measure is defined for 27 of the 43 firms and equals one for 23 of them. The secondary measure moves loss framing from earnings calls to a free source: the share of Loughran and McDonald (2011) negative words in the MD&amp;A of the 10-K filed in 2022, available for 40 firms. CIO power θ averages three indicators read from the 10-K and proxy statement filed in 2022: a chief information, technology, or digital officer is listed among the executive officers, holds an executive vice president or higher title, and is stated to report to the CEO. Filings almost never state the reporting line (two of 374 firms), so θ in practice records the first two indicators; 12 of the 43 firms list a CIO-level executive officer, all at executive vice president or above.</w:t>
        </w:r>
      </w:ins>
    </w:p>
    <w:p>
      <w:pPr>
        <w:rPr>
          <w:ins w:id="9092" w:author="Claude" w:date="2026-09-28T00:00:00Z"/>
        </w:rPr>
      </w:pPr>
      <w:ins w:id="9093" w:author="Claude" w:date="2026-09-28T00:00:00Z">
        <w:r>
          <w:rPr>
            <w:b/>
          </w:rPr>
          <w:t xml:space="preserve">Table 2b. Exploratory Cox models, job-posting sample (hazard ratios per standard deviation)</w:t>
        </w:r>
      </w:ins>
    </w:p>
    <w:tbl>
      <w:tblPr>
        <w:tblStyle w:val="TableGrid"/>
        <w:tblW w:w="0" w:type="auto"/>
        <w:tblLayout w:type="fixed"/>
        <w:tblLook w:val="04A0" w:firstRow="1" w:lastRow="0" w:firstColumn="0" w:lastColumn="0" w:noHBand="0" w:noVBand="1"/>
      </w:tblPr>
      <w:tblGrid>
        <w:gridCol w:w="900"/>
        <w:gridCol w:w="3060"/>
        <w:gridCol w:w="900"/>
        <w:gridCol w:w="900"/>
        <w:gridCol w:w="2400"/>
        <w:gridCol w:w="1200"/>
      </w:tblGrid>
      <w:tr>
        <w:trPr>
          <w:tblHeader/>
          <w:ins w:id="9094" w:author="Claude" w:date="2026-09-28T00:00:00Z"/>
        </w:trPr>
        <w:tc>
          <w:tcPr>
            <w:tcW w:w="900" w:type="dxa"/>
            <w:shd w:val="clear" w:color="auto" w:fill="F2F2F2"/>
          </w:tcPr>
          <w:p>
            <w:pPr>
              <w:rPr>
                <w:ins w:id="9095" w:author="Claude" w:date="2026-09-28T00:00:00Z"/>
              </w:rPr>
            </w:pPr>
            <w:ins w:id="9096" w:author="Claude" w:date="2026-09-28T00:00:00Z">
              <w:r>
                <w:t xml:space="preserve">Hypothesis</w:t>
              </w:r>
            </w:ins>
          </w:p>
        </w:tc>
        <w:tc>
          <w:tcPr>
            <w:tcW w:w="3060" w:type="dxa"/>
            <w:shd w:val="clear" w:color="auto" w:fill="F2F2F2"/>
          </w:tcPr>
          <w:p>
            <w:pPr>
              <w:rPr>
                <w:ins w:id="9097" w:author="Claude" w:date="2026-09-28T00:00:00Z"/>
              </w:rPr>
            </w:pPr>
            <w:ins w:id="9098" w:author="Claude" w:date="2026-09-28T00:00:00Z">
              <w:r>
                <w:t xml:space="preserve">Covariate</w:t>
              </w:r>
            </w:ins>
          </w:p>
        </w:tc>
        <w:tc>
          <w:tcPr>
            <w:tcW w:w="900" w:type="dxa"/>
            <w:shd w:val="clear" w:color="auto" w:fill="F2F2F2"/>
          </w:tcPr>
          <w:p>
            <w:pPr>
              <w:rPr>
                <w:ins w:id="9099" w:author="Claude" w:date="2026-09-28T00:00:00Z"/>
              </w:rPr>
            </w:pPr>
            <w:ins w:id="9100" w:author="Claude" w:date="2026-09-28T00:00:00Z">
              <w:r>
                <w:t xml:space="preserve">Firms</w:t>
              </w:r>
            </w:ins>
          </w:p>
        </w:tc>
        <w:tc>
          <w:tcPr>
            <w:tcW w:w="900" w:type="dxa"/>
            <w:shd w:val="clear" w:color="auto" w:fill="F2F2F2"/>
          </w:tcPr>
          <w:p>
            <w:pPr>
              <w:rPr>
                <w:ins w:id="9101" w:author="Claude" w:date="2026-09-28T00:00:00Z"/>
              </w:rPr>
            </w:pPr>
            <w:ins w:id="9102" w:author="Claude" w:date="2026-09-28T00:00:00Z">
              <w:r>
                <w:t xml:space="preserve">Events</w:t>
              </w:r>
            </w:ins>
          </w:p>
        </w:tc>
        <w:tc>
          <w:tcPr>
            <w:tcW w:w="2400" w:type="dxa"/>
            <w:shd w:val="clear" w:color="auto" w:fill="F2F2F2"/>
          </w:tcPr>
          <w:p>
            <w:pPr>
              <w:rPr>
                <w:ins w:id="9103" w:author="Claude" w:date="2026-09-28T00:00:00Z"/>
              </w:rPr>
            </w:pPr>
            <w:ins w:id="9104" w:author="Claude" w:date="2026-09-28T00:00:00Z">
              <w:r>
                <w:t xml:space="preserve">Hazard ratio (95% CI)</w:t>
              </w:r>
            </w:ins>
          </w:p>
        </w:tc>
        <w:tc>
          <w:tcPr>
            <w:tcW w:w="1200" w:type="dxa"/>
            <w:shd w:val="clear" w:color="auto" w:fill="F2F2F2"/>
          </w:tcPr>
          <w:p>
            <w:pPr>
              <w:rPr>
                <w:ins w:id="9105" w:author="Claude" w:date="2026-09-28T00:00:00Z"/>
              </w:rPr>
            </w:pPr>
            <w:ins w:id="9106" w:author="Claude" w:date="2026-09-28T00:00:00Z">
              <w:r>
                <w:t xml:space="preserve">p</w:t>
              </w:r>
            </w:ins>
          </w:p>
        </w:tc>
      </w:tr>
      <w:tr>
        <w:trPr>
          <w:ins w:id="9107" w:author="Claude" w:date="2026-09-28T00:00:00Z"/>
        </w:trPr>
        <w:tc>
          <w:tcPr>
            <w:tcW w:w="900" w:type="dxa"/>
          </w:tcPr>
          <w:p>
            <w:pPr>
              <w:rPr>
                <w:ins w:id="9108" w:author="Claude" w:date="2026-09-28T00:00:00Z"/>
              </w:rPr>
            </w:pPr>
            <w:ins w:id="9109" w:author="Claude" w:date="2026-09-28T00:00:00Z">
              <w:r>
                <w:t xml:space="preserve">H1</w:t>
              </w:r>
            </w:ins>
          </w:p>
        </w:tc>
        <w:tc>
          <w:tcPr>
            <w:tcW w:w="3060" w:type="dxa"/>
          </w:tcPr>
          <w:p>
            <w:pPr>
              <w:rPr>
                <w:ins w:id="9110" w:author="Claude" w:date="2026-09-28T00:00:00Z"/>
              </w:rPr>
            </w:pPr>
            <w:ins w:id="9111" w:author="Claude" w:date="2026-09-28T00:00:00Z">
              <w:r>
                <w:t xml:space="preserve">λ, MD&amp;A negative-word share</w:t>
              </w:r>
            </w:ins>
          </w:p>
        </w:tc>
        <w:tc>
          <w:tcPr>
            <w:tcW w:w="900" w:type="dxa"/>
          </w:tcPr>
          <w:p>
            <w:pPr>
              <w:rPr>
                <w:ins w:id="9112" w:author="Claude" w:date="2026-09-28T00:00:00Z"/>
              </w:rPr>
            </w:pPr>
            <w:ins w:id="9113" w:author="Claude" w:date="2026-09-28T00:00:00Z">
              <w:r>
                <w:t xml:space="preserve">40</w:t>
              </w:r>
            </w:ins>
          </w:p>
        </w:tc>
        <w:tc>
          <w:tcPr>
            <w:tcW w:w="900" w:type="dxa"/>
          </w:tcPr>
          <w:p>
            <w:pPr>
              <w:rPr>
                <w:ins w:id="9114" w:author="Claude" w:date="2026-09-28T00:00:00Z"/>
              </w:rPr>
            </w:pPr>
            <w:ins w:id="9115" w:author="Claude" w:date="2026-09-28T00:00:00Z">
              <w:r>
                <w:t xml:space="preserve">9</w:t>
              </w:r>
            </w:ins>
          </w:p>
        </w:tc>
        <w:tc>
          <w:tcPr>
            <w:tcW w:w="2400" w:type="dxa"/>
          </w:tcPr>
          <w:p>
            <w:pPr>
              <w:rPr>
                <w:ins w:id="9116" w:author="Claude" w:date="2026-09-28T00:00:00Z"/>
              </w:rPr>
            </w:pPr>
            <w:ins w:id="9117" w:author="Claude" w:date="2026-09-28T00:00:00Z">
              <w:r>
                <w:t xml:space="preserve">1.00 (0.52–1.94)</w:t>
              </w:r>
            </w:ins>
          </w:p>
        </w:tc>
        <w:tc>
          <w:tcPr>
            <w:tcW w:w="1200" w:type="dxa"/>
          </w:tcPr>
          <w:p>
            <w:pPr>
              <w:rPr>
                <w:ins w:id="9118" w:author="Claude" w:date="2026-09-28T00:00:00Z"/>
              </w:rPr>
            </w:pPr>
            <w:ins w:id="9119" w:author="Claude" w:date="2026-09-28T00:00:00Z">
              <w:r>
                <w:t xml:space="preserve">.999</w:t>
              </w:r>
            </w:ins>
          </w:p>
        </w:tc>
      </w:tr>
      <w:tr>
        <w:trPr>
          <w:ins w:id="9120" w:author="Claude" w:date="2026-09-28T00:00:00Z"/>
        </w:trPr>
        <w:tc>
          <w:tcPr>
            <w:tcW w:w="900" w:type="dxa"/>
          </w:tcPr>
          <w:p>
            <w:pPr>
              <w:rPr>
                <w:ins w:id="9121" w:author="Claude" w:date="2026-09-28T00:00:00Z"/>
              </w:rPr>
            </w:pPr>
            <w:ins w:id="9122" w:author="Claude" w:date="2026-09-28T00:00:00Z">
              <w:r>
                <w:t xml:space="preserve">H1</w:t>
              </w:r>
            </w:ins>
          </w:p>
        </w:tc>
        <w:tc>
          <w:tcPr>
            <w:tcW w:w="3060" w:type="dxa"/>
          </w:tcPr>
          <w:p>
            <w:pPr>
              <w:rPr>
                <w:ins w:id="9123" w:author="Claude" w:date="2026-09-28T00:00:00Z"/>
              </w:rPr>
            </w:pPr>
            <w:ins w:id="9124" w:author="Claude" w:date="2026-09-28T00:00:00Z">
              <w:r>
                <w:t xml:space="preserve">λ, impairment delay</w:t>
              </w:r>
            </w:ins>
          </w:p>
        </w:tc>
        <w:tc>
          <w:tcPr>
            <w:tcW w:w="900" w:type="dxa"/>
          </w:tcPr>
          <w:p>
            <w:pPr>
              <w:rPr>
                <w:ins w:id="9125" w:author="Claude" w:date="2026-09-28T00:00:00Z"/>
              </w:rPr>
            </w:pPr>
            <w:ins w:id="9126" w:author="Claude" w:date="2026-09-28T00:00:00Z">
              <w:r>
                <w:t xml:space="preserve">27</w:t>
              </w:r>
            </w:ins>
          </w:p>
        </w:tc>
        <w:tc>
          <w:tcPr>
            <w:tcW w:w="900" w:type="dxa"/>
          </w:tcPr>
          <w:p>
            <w:pPr>
              <w:rPr>
                <w:ins w:id="9127" w:author="Claude" w:date="2026-09-28T00:00:00Z"/>
              </w:rPr>
            </w:pPr>
            <w:ins w:id="9128" w:author="Claude" w:date="2026-09-28T00:00:00Z">
              <w:r>
                <w:t xml:space="preserve">7</w:t>
              </w:r>
            </w:ins>
          </w:p>
        </w:tc>
        <w:tc>
          <w:tcPr>
            <w:tcW w:w="2400" w:type="dxa"/>
          </w:tcPr>
          <w:p>
            <w:pPr>
              <w:rPr>
                <w:ins w:id="9129" w:author="Claude" w:date="2026-09-28T00:00:00Z"/>
              </w:rPr>
            </w:pPr>
            <w:ins w:id="9130" w:author="Claude" w:date="2026-09-28T00:00:00Z">
              <w:r>
                <w:t xml:space="preserve">0.85 (0.44–1.62)</w:t>
              </w:r>
            </w:ins>
          </w:p>
        </w:tc>
        <w:tc>
          <w:tcPr>
            <w:tcW w:w="1200" w:type="dxa"/>
          </w:tcPr>
          <w:p>
            <w:pPr>
              <w:rPr>
                <w:ins w:id="9131" w:author="Claude" w:date="2026-09-28T00:00:00Z"/>
              </w:rPr>
            </w:pPr>
            <w:ins w:id="9132" w:author="Claude" w:date="2026-09-28T00:00:00Z">
              <w:r>
                <w:t xml:space="preserve">.614</w:t>
              </w:r>
            </w:ins>
          </w:p>
        </w:tc>
      </w:tr>
      <w:tr>
        <w:trPr>
          <w:ins w:id="9133" w:author="Claude" w:date="2026-09-28T00:00:00Z"/>
        </w:trPr>
        <w:tc>
          <w:tcPr>
            <w:tcW w:w="900" w:type="dxa"/>
          </w:tcPr>
          <w:p>
            <w:pPr>
              <w:rPr>
                <w:ins w:id="9134" w:author="Claude" w:date="2026-09-28T00:00:00Z"/>
              </w:rPr>
            </w:pPr>
            <w:ins w:id="9135" w:author="Claude" w:date="2026-09-28T00:00:00Z">
              <w:r>
                <w:t xml:space="preserve">—</w:t>
              </w:r>
            </w:ins>
          </w:p>
        </w:tc>
        <w:tc>
          <w:tcPr>
            <w:tcW w:w="3060" w:type="dxa"/>
          </w:tcPr>
          <w:p>
            <w:pPr>
              <w:rPr>
                <w:ins w:id="9136" w:author="Claude" w:date="2026-09-28T00:00:00Z"/>
              </w:rPr>
            </w:pPr>
            <w:ins w:id="9137" w:author="Claude" w:date="2026-09-28T00:00:00Z">
              <w:r>
                <w:t xml:space="preserve">θ, CIO power</w:t>
              </w:r>
            </w:ins>
          </w:p>
        </w:tc>
        <w:tc>
          <w:tcPr>
            <w:tcW w:w="900" w:type="dxa"/>
          </w:tcPr>
          <w:p>
            <w:pPr>
              <w:rPr>
                <w:ins w:id="9138" w:author="Claude" w:date="2026-09-28T00:00:00Z"/>
              </w:rPr>
            </w:pPr>
            <w:ins w:id="9139" w:author="Claude" w:date="2026-09-28T00:00:00Z">
              <w:r>
                <w:t xml:space="preserve">43</w:t>
              </w:r>
            </w:ins>
          </w:p>
        </w:tc>
        <w:tc>
          <w:tcPr>
            <w:tcW w:w="900" w:type="dxa"/>
          </w:tcPr>
          <w:p>
            <w:pPr>
              <w:rPr>
                <w:ins w:id="9140" w:author="Claude" w:date="2026-09-28T00:00:00Z"/>
              </w:rPr>
            </w:pPr>
            <w:ins w:id="9141" w:author="Claude" w:date="2026-09-28T00:00:00Z">
              <w:r>
                <w:t xml:space="preserve">10</w:t>
              </w:r>
            </w:ins>
          </w:p>
        </w:tc>
        <w:tc>
          <w:tcPr>
            <w:tcW w:w="2400" w:type="dxa"/>
          </w:tcPr>
          <w:p>
            <w:pPr>
              <w:rPr>
                <w:ins w:id="9142" w:author="Claude" w:date="2026-09-28T00:00:00Z"/>
              </w:rPr>
            </w:pPr>
            <w:ins w:id="9143" w:author="Claude" w:date="2026-09-28T00:00:00Z">
              <w:r>
                <w:t xml:space="preserve">1.94 (1.15–3.27)</w:t>
              </w:r>
            </w:ins>
          </w:p>
        </w:tc>
        <w:tc>
          <w:tcPr>
            <w:tcW w:w="1200" w:type="dxa"/>
          </w:tcPr>
          <w:p>
            <w:pPr>
              <w:rPr>
                <w:ins w:id="9144" w:author="Claude" w:date="2026-09-28T00:00:00Z"/>
              </w:rPr>
            </w:pPr>
            <w:ins w:id="9145" w:author="Claude" w:date="2026-09-28T00:00:00Z">
              <w:r>
                <w:t xml:space="preserve">.013</w:t>
              </w:r>
            </w:ins>
          </w:p>
        </w:tc>
      </w:tr>
      <w:tr>
        <w:trPr>
          <w:ins w:id="9146" w:author="Claude" w:date="2026-09-28T00:00:00Z"/>
        </w:trPr>
        <w:tc>
          <w:tcPr>
            <w:tcW w:w="900" w:type="dxa"/>
          </w:tcPr>
          <w:p>
            <w:pPr>
              <w:rPr>
                <w:ins w:id="9147" w:author="Claude" w:date="2026-09-28T00:00:00Z"/>
              </w:rPr>
            </w:pPr>
            <w:ins w:id="9148" w:author="Claude" w:date="2026-09-28T00:00:00Z">
              <w:r>
                <w:t xml:space="preserve">—</w:t>
              </w:r>
            </w:ins>
          </w:p>
        </w:tc>
        <w:tc>
          <w:tcPr>
            <w:tcW w:w="3060" w:type="dxa"/>
          </w:tcPr>
          <w:p>
            <w:pPr>
              <w:rPr>
                <w:ins w:id="9149" w:author="Claude" w:date="2026-09-28T00:00:00Z"/>
              </w:rPr>
            </w:pPr>
            <w:ins w:id="9150" w:author="Claude" w:date="2026-09-28T00:00:00Z">
              <w:r>
                <w:t xml:space="preserve">θ, holding λ (MD&amp;A) constant</w:t>
              </w:r>
            </w:ins>
          </w:p>
        </w:tc>
        <w:tc>
          <w:tcPr>
            <w:tcW w:w="900" w:type="dxa"/>
          </w:tcPr>
          <w:p>
            <w:pPr>
              <w:rPr>
                <w:ins w:id="9151" w:author="Claude" w:date="2026-09-28T00:00:00Z"/>
              </w:rPr>
            </w:pPr>
            <w:ins w:id="9152" w:author="Claude" w:date="2026-09-28T00:00:00Z">
              <w:r>
                <w:t xml:space="preserve">40</w:t>
              </w:r>
            </w:ins>
          </w:p>
        </w:tc>
        <w:tc>
          <w:tcPr>
            <w:tcW w:w="900" w:type="dxa"/>
          </w:tcPr>
          <w:p>
            <w:pPr>
              <w:rPr>
                <w:ins w:id="9153" w:author="Claude" w:date="2026-09-28T00:00:00Z"/>
              </w:rPr>
            </w:pPr>
            <w:ins w:id="9154" w:author="Claude" w:date="2026-09-28T00:00:00Z">
              <w:r>
                <w:t xml:space="preserve">9</w:t>
              </w:r>
            </w:ins>
          </w:p>
        </w:tc>
        <w:tc>
          <w:tcPr>
            <w:tcW w:w="2400" w:type="dxa"/>
          </w:tcPr>
          <w:p>
            <w:pPr>
              <w:rPr>
                <w:ins w:id="9155" w:author="Claude" w:date="2026-09-28T00:00:00Z"/>
              </w:rPr>
            </w:pPr>
            <w:ins w:id="9156" w:author="Claude" w:date="2026-09-28T00:00:00Z">
              <w:r>
                <w:t xml:space="preserve">2.24 (1.27–3.97)</w:t>
              </w:r>
            </w:ins>
          </w:p>
        </w:tc>
        <w:tc>
          <w:tcPr>
            <w:tcW w:w="1200" w:type="dxa"/>
          </w:tcPr>
          <w:p>
            <w:pPr>
              <w:rPr>
                <w:ins w:id="9157" w:author="Claude" w:date="2026-09-28T00:00:00Z"/>
              </w:rPr>
            </w:pPr>
            <w:ins w:id="9158" w:author="Claude" w:date="2026-09-28T00:00:00Z">
              <w:r>
                <w:t xml:space="preserve">.006</w:t>
              </w:r>
            </w:ins>
          </w:p>
        </w:tc>
      </w:tr>
      <w:tr>
        <w:trPr>
          <w:ins w:id="9159" w:author="Claude" w:date="2026-09-28T00:00:00Z"/>
        </w:trPr>
        <w:tc>
          <w:tcPr>
            <w:tcW w:w="900" w:type="dxa"/>
          </w:tcPr>
          <w:p>
            <w:pPr>
              <w:rPr>
                <w:ins w:id="9160" w:author="Claude" w:date="2026-09-28T00:00:00Z"/>
              </w:rPr>
            </w:pPr>
            <w:ins w:id="9161" w:author="Claude" w:date="2026-09-28T00:00:00Z">
              <w:r>
                <w:t xml:space="preserve">H2</w:t>
              </w:r>
            </w:ins>
          </w:p>
        </w:tc>
        <w:tc>
          <w:tcPr>
            <w:tcW w:w="3060" w:type="dxa"/>
          </w:tcPr>
          <w:p>
            <w:pPr>
              <w:rPr>
                <w:ins w:id="9162" w:author="Claude" w:date="2026-09-28T00:00:00Z"/>
              </w:rPr>
            </w:pPr>
            <w:ins w:id="9163" w:author="Claude" w:date="2026-09-28T00:00:00Z">
              <w:r>
                <w:t xml:space="preserve">λ × θ (with main effects)</w:t>
              </w:r>
            </w:ins>
          </w:p>
        </w:tc>
        <w:tc>
          <w:tcPr>
            <w:tcW w:w="900" w:type="dxa"/>
          </w:tcPr>
          <w:p>
            <w:pPr>
              <w:rPr>
                <w:ins w:id="9164" w:author="Claude" w:date="2026-09-28T00:00:00Z"/>
              </w:rPr>
            </w:pPr>
            <w:ins w:id="9165" w:author="Claude" w:date="2026-09-28T00:00:00Z">
              <w:r>
                <w:t xml:space="preserve">40</w:t>
              </w:r>
            </w:ins>
          </w:p>
        </w:tc>
        <w:tc>
          <w:tcPr>
            <w:tcW w:w="900" w:type="dxa"/>
          </w:tcPr>
          <w:p>
            <w:pPr>
              <w:rPr>
                <w:ins w:id="9166" w:author="Claude" w:date="2026-09-28T00:00:00Z"/>
              </w:rPr>
            </w:pPr>
            <w:ins w:id="9167" w:author="Claude" w:date="2026-09-28T00:00:00Z">
              <w:r>
                <w:t xml:space="preserve">9</w:t>
              </w:r>
            </w:ins>
          </w:p>
        </w:tc>
        <w:tc>
          <w:tcPr>
            <w:tcW w:w="2400" w:type="dxa"/>
          </w:tcPr>
          <w:p>
            <w:pPr>
              <w:rPr>
                <w:ins w:id="9168" w:author="Claude" w:date="2026-09-28T00:00:00Z"/>
              </w:rPr>
            </w:pPr>
            <w:ins w:id="9169" w:author="Claude" w:date="2026-09-28T00:00:00Z">
              <w:r>
                <w:t xml:space="preserve">1.00 (0.55–1.82)</w:t>
              </w:r>
            </w:ins>
          </w:p>
        </w:tc>
        <w:tc>
          <w:tcPr>
            <w:tcW w:w="1200" w:type="dxa"/>
          </w:tcPr>
          <w:p>
            <w:pPr>
              <w:rPr>
                <w:ins w:id="9170" w:author="Claude" w:date="2026-09-28T00:00:00Z"/>
              </w:rPr>
            </w:pPr>
            <w:ins w:id="9171" w:author="Claude" w:date="2026-09-28T00:00:00Z">
              <w:r>
                <w:t xml:space="preserve">1.000</w:t>
              </w:r>
            </w:ins>
          </w:p>
        </w:tc>
      </w:tr>
      <w:tr>
        <w:trPr>
          <w:ins w:id="9172" w:author="Claude" w:date="2026-09-28T00:00:00Z"/>
        </w:trPr>
        <w:tc>
          <w:tcPr>
            <w:tcW w:w="900" w:type="dxa"/>
          </w:tcPr>
          <w:p>
            <w:pPr>
              <w:rPr>
                <w:ins w:id="9173" w:author="Claude" w:date="2026-09-28T00:00:00Z"/>
              </w:rPr>
            </w:pPr>
            <w:ins w:id="9174" w:author="Claude" w:date="2026-09-28T00:00:00Z">
              <w:r>
                <w:t xml:space="preserve">H3</w:t>
              </w:r>
            </w:ins>
          </w:p>
        </w:tc>
        <w:tc>
          <w:tcPr>
            <w:tcW w:w="3060" w:type="dxa"/>
          </w:tcPr>
          <w:p>
            <w:pPr>
              <w:rPr>
                <w:ins w:id="9175" w:author="Claude" w:date="2026-09-28T00:00:00Z"/>
              </w:rPr>
            </w:pPr>
            <w:ins w:id="9176" w:author="Claude" w:date="2026-09-28T00:00:00Z">
              <w:r>
                <w:t xml:space="preserve">S, sunk RAG share</w:t>
              </w:r>
            </w:ins>
          </w:p>
        </w:tc>
        <w:tc>
          <w:tcPr>
            <w:tcW w:w="900" w:type="dxa"/>
          </w:tcPr>
          <w:p>
            <w:pPr>
              <w:rPr>
                <w:ins w:id="9177" w:author="Claude" w:date="2026-09-28T00:00:00Z"/>
              </w:rPr>
            </w:pPr>
            <w:ins w:id="9178" w:author="Claude" w:date="2026-09-28T00:00:00Z">
              <w:r>
                <w:t xml:space="preserve">43</w:t>
              </w:r>
            </w:ins>
          </w:p>
        </w:tc>
        <w:tc>
          <w:tcPr>
            <w:tcW w:w="900" w:type="dxa"/>
          </w:tcPr>
          <w:p>
            <w:pPr>
              <w:rPr>
                <w:ins w:id="9179" w:author="Claude" w:date="2026-09-28T00:00:00Z"/>
              </w:rPr>
            </w:pPr>
            <w:ins w:id="9180" w:author="Claude" w:date="2026-09-28T00:00:00Z">
              <w:r>
                <w:t xml:space="preserve">10</w:t>
              </w:r>
            </w:ins>
          </w:p>
        </w:tc>
        <w:tc>
          <w:tcPr>
            <w:tcW w:w="2400" w:type="dxa"/>
          </w:tcPr>
          <w:p>
            <w:pPr>
              <w:rPr>
                <w:ins w:id="9181" w:author="Claude" w:date="2026-09-28T00:00:00Z"/>
              </w:rPr>
            </w:pPr>
            <w:ins w:id="9182" w:author="Claude" w:date="2026-09-28T00:00:00Z">
              <w:r>
                <w:t xml:space="preserve">0.17 (0.01–3.31)</w:t>
              </w:r>
            </w:ins>
          </w:p>
        </w:tc>
        <w:tc>
          <w:tcPr>
            <w:tcW w:w="1200" w:type="dxa"/>
          </w:tcPr>
          <w:p>
            <w:pPr>
              <w:rPr>
                <w:ins w:id="9183" w:author="Claude" w:date="2026-09-28T00:00:00Z"/>
              </w:rPr>
            </w:pPr>
            <w:ins w:id="9184" w:author="Claude" w:date="2026-09-28T00:00:00Z">
              <w:r>
                <w:t xml:space="preserve">.243</w:t>
              </w:r>
            </w:ins>
          </w:p>
        </w:tc>
      </w:tr>
      <w:tr>
        <w:trPr>
          <w:ins w:id="9185" w:author="Claude" w:date="2026-09-28T00:00:00Z"/>
        </w:trPr>
        <w:tc>
          <w:tcPr>
            <w:tcW w:w="900" w:type="dxa"/>
          </w:tcPr>
          <w:p>
            <w:pPr>
              <w:rPr>
                <w:ins w:id="9186" w:author="Claude" w:date="2026-09-28T00:00:00Z"/>
              </w:rPr>
            </w:pPr>
            <w:ins w:id="9187" w:author="Claude" w:date="2026-09-28T00:00:00Z">
              <w:r>
                <w:t xml:space="preserve">H4</w:t>
              </w:r>
            </w:ins>
          </w:p>
        </w:tc>
        <w:tc>
          <w:tcPr>
            <w:tcW w:w="3060" w:type="dxa"/>
          </w:tcPr>
          <w:p>
            <w:pPr>
              <w:rPr>
                <w:ins w:id="9188" w:author="Claude" w:date="2026-09-28T00:00:00Z"/>
              </w:rPr>
            </w:pPr>
            <w:ins w:id="9189" w:author="Claude" w:date="2026-09-28T00:00:00Z">
              <w:r>
                <w:t xml:space="preserve">λ × σ (with main effects)</w:t>
              </w:r>
            </w:ins>
          </w:p>
        </w:tc>
        <w:tc>
          <w:tcPr>
            <w:tcW w:w="900" w:type="dxa"/>
          </w:tcPr>
          <w:p>
            <w:pPr>
              <w:rPr>
                <w:ins w:id="9190" w:author="Claude" w:date="2026-09-28T00:00:00Z"/>
              </w:rPr>
            </w:pPr>
            <w:ins w:id="9191" w:author="Claude" w:date="2026-09-28T00:00:00Z">
              <w:r>
                <w:t xml:space="preserve">40</w:t>
              </w:r>
            </w:ins>
          </w:p>
        </w:tc>
        <w:tc>
          <w:tcPr>
            <w:tcW w:w="900" w:type="dxa"/>
          </w:tcPr>
          <w:p>
            <w:pPr>
              <w:rPr>
                <w:ins w:id="9192" w:author="Claude" w:date="2026-09-28T00:00:00Z"/>
              </w:rPr>
            </w:pPr>
            <w:ins w:id="9193" w:author="Claude" w:date="2026-09-28T00:00:00Z">
              <w:r>
                <w:t xml:space="preserve">9</w:t>
              </w:r>
            </w:ins>
          </w:p>
        </w:tc>
        <w:tc>
          <w:tcPr>
            <w:tcW w:w="2400" w:type="dxa"/>
          </w:tcPr>
          <w:p>
            <w:pPr>
              <w:rPr>
                <w:ins w:id="9194" w:author="Claude" w:date="2026-09-28T00:00:00Z"/>
              </w:rPr>
            </w:pPr>
            <w:ins w:id="9195" w:author="Claude" w:date="2026-09-28T00:00:00Z">
              <w:r>
                <w:t xml:space="preserve">1.35 (0.58–3.17)</w:t>
              </w:r>
            </w:ins>
          </w:p>
        </w:tc>
        <w:tc>
          <w:tcPr>
            <w:tcW w:w="1200" w:type="dxa"/>
          </w:tcPr>
          <w:p>
            <w:pPr>
              <w:rPr>
                <w:ins w:id="9196" w:author="Claude" w:date="2026-09-28T00:00:00Z"/>
              </w:rPr>
            </w:pPr>
            <w:ins w:id="9197" w:author="Claude" w:date="2026-09-28T00:00:00Z">
              <w:r>
                <w:t xml:space="preserve">.489</w:t>
              </w:r>
            </w:ins>
          </w:p>
        </w:tc>
      </w:tr>
    </w:tbl>
    <w:p>
      <w:pPr>
        <w:rPr>
          <w:ins w:id="9198" w:author="Claude" w:date="2026-09-28T00:00:00Z"/>
        </w:rPr>
      </w:pPr>
      <w:ins w:id="9199" w:author="Claude" w:date="2026-09-28T00:00:00Z">
        <w:r>
          <w:t xml:space="preserve">Table 2b reports the estimates. With ten or fewer events, each model is limited to one or two covariates (Peduzzi et al. 1995), and the interaction models are reported for completeness only. Neither loss-aversion proxy is associated with the timing of transition, so H1 receives no support, and the interactions that H2 and H4 predict are not detectable. The sunk-investment share S points in the direction H3 predicts but is far from significant. CIO power is associated with faster transition: 6 of the 10 firms that transitioned list a CIO-level executive officer, against 6 of the 33 that did not, and the hazard ratio of 1.94 per standard deviation (p = .013) rises to 2.24 (p = .006) when the text-based loss-aversion proxy is held constant. Proposition 2 implies that CIO power lowers the switching threshold whenever loss aversion is present, so the association is consistent with the model. It is also consistent with a simpler account in which firms that place a technology executive on the top team hire more AI talent and advertise fine-tuning skills sooner. Because the impairment measure barely varies and the text measure captures disclosure tone rather than the CFO’s framing, the null result for H1 does not separate weak loss aversion from weak measurement.</w:t>
        </w:r>
      </w:ins>
    </w:p>
    <w:p>
      <w:pPr>
        <w:rPr>
          <w:ins w:id="9200" w:author="Claude" w:date="2026-09-28T00:00:00Z"/>
        </w:rPr>
      </w:pPr>
      <w:ins w:id="9201" w:author="Claude" w:date="2026-09-28T00:00:00Z">
        <w:r>
          <w:t xml:space="preserve">Industry AI volatility σ has a hazard ratio of 1.96 (95% CI 1.17–3.29, p = .011); stratifying by entry cohort leaves it unchanged (2.70, p = .004). The estimate runs against the longer delay that Proposition 3 predicts. We do not read it as evidence against the proposition: σ is computed from the growth of AI postings, so it may capture the intensity of AI hiring, which also raises the chance that fine-tuning skills appear in a firm’s postings, rather than uncertainty about the economics of AI. A test of Proposition 3 requires a volatility measure that does not come from the postings that date the transition.</w:t>
        </w:r>
      </w:ins>
    </w:p>
    <w:p>
      <w:pPr>
        <w:rPr>
          <w:ins w:id="9202" w:author="Claude" w:date="2026-09-28T00:00:00Z"/>
        </w:rPr>
      </w:pPr>
      <w:ins w:id="9203" w:author="Claude" w:date="2026-09-28T00:00:00Z">
        <w:r>
          <w:rPr>
            <w:b/>
          </w:rPr>
          <w:t xml:space="preserve">Preliminary evidence from the EDGAR measure. </w:t>
        </w:r>
        <w:r>
          <w:t xml:space="preserve">This subsection reports the alternative transition measure. We ran EDGAR full-text search for 10-K, 10-Q, and 8-K filings and their exhibits filed between January 1, 2023 and September 28, 2026, using 9 RAG and 17 FT search phrases, and downloaded every matching document: 1,726 documents in 1,625 filings by 609 registrants. A match counts as a signal only if a context rule confirms it. A bare “RAG” must appear near AI terms and not as a red–amber–green status label. “Fine-tune” must appear near AI-model terms, so “fine-tune our business model” does not count, and must not be negated earlier in the same sentence (“without needing to fine-tune”). The rules confirmed 166 RAG documents from 63 registrants and 226 FT documents from 106 registrants. No step in the pipeline uses hand coding. Rule R4 excludes AI and data infrastructure suppliers by SIC code: computer and office equipment (357x), electronic components including semiconductors (367x), and computer programming, data processing, and software (737x). The EDGAR sample is not restricted to S&amp;P 1500 constituents. Table 2c traces the risk set.</w:t>
        </w:r>
      </w:ins>
    </w:p>
    <w:p>
      <w:pPr>
        <w:rPr>
          <w:ins w:id="9204" w:author="Claude" w:date="2026-09-28T00:00:00Z"/>
        </w:rPr>
      </w:pPr>
      <w:ins w:id="9205" w:author="Claude" w:date="2026-09-28T00:00:00Z">
        <w:r>
          <w:rPr>
            <w:b/>
          </w:rPr>
          <w:t xml:space="preserve">Table 2c. Construction of the EDGAR risk set (preliminary)</w:t>
        </w:r>
      </w:ins>
    </w:p>
    <w:tbl>
      <w:tblPr>
        <w:tblStyle w:val="TableGrid"/>
        <w:tblW w:w="0" w:type="auto"/>
        <w:tblLayout w:type="fixed"/>
        <w:tblLook w:val="04A0" w:firstRow="1" w:lastRow="0" w:firstColumn="0" w:lastColumn="0" w:noHBand="0" w:noVBand="1"/>
      </w:tblPr>
      <w:tblGrid>
        <w:gridCol w:w="6240"/>
        <w:gridCol w:w="3120"/>
      </w:tblGrid>
      <w:tr>
        <w:trPr>
          <w:tblHeader/>
          <w:ins w:id="9206" w:author="Claude" w:date="2026-09-28T00:00:00Z"/>
        </w:trPr>
        <w:tc>
          <w:tcPr>
            <w:tcW w:w="6240" w:type="dxa"/>
            <w:shd w:val="clear" w:color="auto" w:fill="F2F2F2"/>
          </w:tcPr>
          <w:p>
            <w:pPr>
              <w:rPr>
                <w:ins w:id="9207" w:author="Claude" w:date="2026-09-28T00:00:00Z"/>
              </w:rPr>
            </w:pPr>
            <w:ins w:id="9208" w:author="Claude" w:date="2026-09-28T00:00:00Z">
              <w:r>
                <w:t xml:space="preserve">Step</w:t>
              </w:r>
            </w:ins>
          </w:p>
        </w:tc>
        <w:tc>
          <w:tcPr>
            <w:tcW w:w="3120" w:type="dxa"/>
            <w:shd w:val="clear" w:color="auto" w:fill="F2F2F2"/>
          </w:tcPr>
          <w:p>
            <w:pPr>
              <w:rPr>
                <w:ins w:id="9209" w:author="Claude" w:date="2026-09-28T00:00:00Z"/>
              </w:rPr>
            </w:pPr>
            <w:ins w:id="9210" w:author="Claude" w:date="2026-09-28T00:00:00Z">
              <w:r>
                <w:t xml:space="preserve">Registrants</w:t>
              </w:r>
            </w:ins>
          </w:p>
        </w:tc>
      </w:tr>
      <w:tr>
        <w:trPr>
          <w:ins w:id="9211" w:author="Claude" w:date="2026-09-28T00:00:00Z"/>
        </w:trPr>
        <w:tc>
          <w:tcPr>
            <w:tcW w:w="6240" w:type="dxa"/>
          </w:tcPr>
          <w:p>
            <w:pPr>
              <w:rPr>
                <w:ins w:id="9212" w:author="Claude" w:date="2026-09-28T00:00:00Z"/>
              </w:rPr>
            </w:pPr>
            <w:ins w:id="9213" w:author="Claude" w:date="2026-09-28T00:00:00Z">
              <w:r>
                <w:t xml:space="preserve">Documents matching a RAG or FT search phrase</w:t>
              </w:r>
            </w:ins>
          </w:p>
        </w:tc>
        <w:tc>
          <w:tcPr>
            <w:tcW w:w="3120" w:type="dxa"/>
          </w:tcPr>
          <w:p>
            <w:pPr>
              <w:rPr>
                <w:ins w:id="9214" w:author="Claude" w:date="2026-09-28T00:00:00Z"/>
              </w:rPr>
            </w:pPr>
            <w:ins w:id="9215" w:author="Claude" w:date="2026-09-28T00:00:00Z">
              <w:r>
                <w:t xml:space="preserve">609</w:t>
              </w:r>
            </w:ins>
          </w:p>
        </w:tc>
      </w:tr>
      <w:tr>
        <w:trPr>
          <w:ins w:id="9216" w:author="Claude" w:date="2026-09-28T00:00:00Z"/>
        </w:trPr>
        <w:tc>
          <w:tcPr>
            <w:tcW w:w="6240" w:type="dxa"/>
          </w:tcPr>
          <w:p>
            <w:pPr>
              <w:rPr>
                <w:ins w:id="9217" w:author="Claude" w:date="2026-09-28T00:00:00Z"/>
              </w:rPr>
            </w:pPr>
            <w:ins w:id="9218" w:author="Claude" w:date="2026-09-28T00:00:00Z">
              <w:r>
                <w:t xml:space="preserve">Confirmed RAG signal</w:t>
              </w:r>
            </w:ins>
          </w:p>
        </w:tc>
        <w:tc>
          <w:tcPr>
            <w:tcW w:w="3120" w:type="dxa"/>
          </w:tcPr>
          <w:p>
            <w:pPr>
              <w:rPr>
                <w:ins w:id="9219" w:author="Claude" w:date="2026-09-28T00:00:00Z"/>
              </w:rPr>
            </w:pPr>
            <w:ins w:id="9220" w:author="Claude" w:date="2026-09-28T00:00:00Z">
              <w:r>
                <w:t xml:space="preserve">63</w:t>
              </w:r>
            </w:ins>
          </w:p>
        </w:tc>
      </w:tr>
      <w:tr>
        <w:trPr>
          <w:ins w:id="9221" w:author="Claude" w:date="2026-09-28T00:00:00Z"/>
        </w:trPr>
        <w:tc>
          <w:tcPr>
            <w:tcW w:w="6240" w:type="dxa"/>
          </w:tcPr>
          <w:p>
            <w:pPr>
              <w:rPr>
                <w:ins w:id="9222" w:author="Claude" w:date="2026-09-28T00:00:00Z"/>
              </w:rPr>
            </w:pPr>
            <w:ins w:id="9223" w:author="Claude" w:date="2026-09-28T00:00:00Z">
              <w:r>
                <w:t xml:space="preserve">Less: first FT signal on or before first RAG signal</w:t>
              </w:r>
            </w:ins>
          </w:p>
        </w:tc>
        <w:tc>
          <w:tcPr>
            <w:tcW w:w="3120" w:type="dxa"/>
          </w:tcPr>
          <w:p>
            <w:pPr>
              <w:rPr>
                <w:ins w:id="9224" w:author="Claude" w:date="2026-09-28T00:00:00Z"/>
              </w:rPr>
            </w:pPr>
            <w:ins w:id="9225" w:author="Claude" w:date="2026-09-28T00:00:00Z">
              <w:r>
                <w:t xml:space="preserve">14</w:t>
              </w:r>
            </w:ins>
          </w:p>
        </w:tc>
      </w:tr>
      <w:tr>
        <w:trPr>
          <w:ins w:id="9226" w:author="Claude" w:date="2026-09-28T00:00:00Z"/>
        </w:trPr>
        <w:tc>
          <w:tcPr>
            <w:tcW w:w="6240" w:type="dxa"/>
          </w:tcPr>
          <w:p>
            <w:pPr>
              <w:rPr>
                <w:ins w:id="9227" w:author="Claude" w:date="2026-09-28T00:00:00Z"/>
              </w:rPr>
            </w:pPr>
            <w:ins w:id="9228" w:author="Claude" w:date="2026-09-28T00:00:00Z">
              <w:r>
                <w:t xml:space="preserve">Enter the risk set at first RAG signal</w:t>
              </w:r>
            </w:ins>
          </w:p>
        </w:tc>
        <w:tc>
          <w:tcPr>
            <w:tcW w:w="3120" w:type="dxa"/>
          </w:tcPr>
          <w:p>
            <w:pPr>
              <w:rPr>
                <w:ins w:id="9229" w:author="Claude" w:date="2026-09-28T00:00:00Z"/>
              </w:rPr>
            </w:pPr>
            <w:ins w:id="9230" w:author="Claude" w:date="2026-09-28T00:00:00Z">
              <w:r>
                <w:t xml:space="preserve">49</w:t>
              </w:r>
            </w:ins>
          </w:p>
        </w:tc>
      </w:tr>
      <w:tr>
        <w:trPr>
          <w:ins w:id="9231" w:author="Claude" w:date="2026-09-28T00:00:00Z"/>
        </w:trPr>
        <w:tc>
          <w:tcPr>
            <w:tcW w:w="6240" w:type="dxa"/>
          </w:tcPr>
          <w:p>
            <w:pPr>
              <w:rPr>
                <w:ins w:id="9232" w:author="Claude" w:date="2026-09-28T00:00:00Z"/>
              </w:rPr>
            </w:pPr>
            <w:ins w:id="9233" w:author="Claude" w:date="2026-09-28T00:00:00Z">
              <w:r>
                <w:t xml:space="preserve">Less: R1 blank-check company (SIC 6770)</w:t>
              </w:r>
            </w:ins>
          </w:p>
        </w:tc>
        <w:tc>
          <w:tcPr>
            <w:tcW w:w="3120" w:type="dxa"/>
          </w:tcPr>
          <w:p>
            <w:pPr>
              <w:rPr>
                <w:ins w:id="9234" w:author="Claude" w:date="2026-09-28T00:00:00Z"/>
              </w:rPr>
            </w:pPr>
            <w:ins w:id="9235" w:author="Claude" w:date="2026-09-28T00:00:00Z">
              <w:r>
                <w:t xml:space="preserve">1</w:t>
              </w:r>
            </w:ins>
          </w:p>
        </w:tc>
      </w:tr>
      <w:tr>
        <w:trPr>
          <w:ins w:id="9236" w:author="Claude" w:date="2026-09-28T00:00:00Z"/>
        </w:trPr>
        <w:tc>
          <w:tcPr>
            <w:tcW w:w="6240" w:type="dxa"/>
          </w:tcPr>
          <w:p>
            <w:pPr>
              <w:rPr>
                <w:ins w:id="9237" w:author="Claude" w:date="2026-09-28T00:00:00Z"/>
              </w:rPr>
            </w:pPr>
            <w:ins w:id="9238" w:author="Claude" w:date="2026-09-28T00:00:00Z">
              <w:r>
                <w:t xml:space="preserve">Less: R2 no fiscal 2022 total assets in XBRL</w:t>
              </w:r>
            </w:ins>
          </w:p>
        </w:tc>
        <w:tc>
          <w:tcPr>
            <w:tcW w:w="3120" w:type="dxa"/>
          </w:tcPr>
          <w:p>
            <w:pPr>
              <w:rPr>
                <w:ins w:id="9239" w:author="Claude" w:date="2026-09-28T00:00:00Z"/>
              </w:rPr>
            </w:pPr>
            <w:ins w:id="9240" w:author="Claude" w:date="2026-09-28T00:00:00Z">
              <w:r>
                <w:t xml:space="preserve">6</w:t>
              </w:r>
            </w:ins>
          </w:p>
        </w:tc>
      </w:tr>
      <w:tr>
        <w:trPr>
          <w:ins w:id="9241" w:author="Claude" w:date="2026-09-28T00:00:00Z"/>
        </w:trPr>
        <w:tc>
          <w:tcPr>
            <w:tcW w:w="6240" w:type="dxa"/>
          </w:tcPr>
          <w:p>
            <w:pPr>
              <w:rPr>
                <w:ins w:id="9242" w:author="Claude" w:date="2026-09-28T00:00:00Z"/>
              </w:rPr>
            </w:pPr>
            <w:ins w:id="9243" w:author="Claude" w:date="2026-09-28T00:00:00Z">
              <w:r>
                <w:t xml:space="preserve">Less: R3 total assets below $10 million</w:t>
              </w:r>
            </w:ins>
          </w:p>
        </w:tc>
        <w:tc>
          <w:tcPr>
            <w:tcW w:w="3120" w:type="dxa"/>
          </w:tcPr>
          <w:p>
            <w:pPr>
              <w:rPr>
                <w:ins w:id="9244" w:author="Claude" w:date="2026-09-28T00:00:00Z"/>
              </w:rPr>
            </w:pPr>
            <w:ins w:id="9245" w:author="Claude" w:date="2026-09-28T00:00:00Z">
              <w:r>
                <w:t xml:space="preserve">7</w:t>
              </w:r>
            </w:ins>
          </w:p>
        </w:tc>
      </w:tr>
      <w:tr>
        <w:trPr>
          <w:ins w:id="9246" w:author="Claude" w:date="2026-09-28T00:00:00Z"/>
        </w:trPr>
        <w:tc>
          <w:tcPr>
            <w:tcW w:w="6240" w:type="dxa"/>
          </w:tcPr>
          <w:p>
            <w:pPr>
              <w:rPr>
                <w:ins w:id="9247" w:author="Claude" w:date="2026-09-28T00:00:00Z"/>
              </w:rPr>
            </w:pPr>
            <w:ins w:id="9248" w:author="Claude" w:date="2026-09-28T00:00:00Z">
              <w:r>
                <w:t xml:space="preserve">Less: R4 supplier industry (SIC 357x, 367x, 737x)</w:t>
              </w:r>
            </w:ins>
          </w:p>
        </w:tc>
        <w:tc>
          <w:tcPr>
            <w:tcW w:w="3120" w:type="dxa"/>
          </w:tcPr>
          <w:p>
            <w:pPr>
              <w:rPr>
                <w:ins w:id="9249" w:author="Claude" w:date="2026-09-28T00:00:00Z"/>
              </w:rPr>
            </w:pPr>
            <w:ins w:id="9250" w:author="Claude" w:date="2026-09-28T00:00:00Z">
              <w:r>
                <w:t xml:space="preserve">19</w:t>
              </w:r>
            </w:ins>
          </w:p>
        </w:tc>
      </w:tr>
      <w:tr>
        <w:trPr>
          <w:ins w:id="9251" w:author="Claude" w:date="2026-09-28T00:00:00Z"/>
        </w:trPr>
        <w:tc>
          <w:tcPr>
            <w:tcW w:w="6240" w:type="dxa"/>
          </w:tcPr>
          <w:p>
            <w:pPr>
              <w:rPr>
                <w:ins w:id="9252" w:author="Claude" w:date="2026-09-28T00:00:00Z"/>
              </w:rPr>
            </w:pPr>
            <w:ins w:id="9253" w:author="Claude" w:date="2026-09-28T00:00:00Z">
              <w:r>
                <w:t xml:space="preserve">Analysis sample</w:t>
              </w:r>
            </w:ins>
          </w:p>
        </w:tc>
        <w:tc>
          <w:tcPr>
            <w:tcW w:w="3120" w:type="dxa"/>
          </w:tcPr>
          <w:p>
            <w:pPr>
              <w:rPr>
                <w:ins w:id="9254" w:author="Claude" w:date="2026-09-28T00:00:00Z"/>
              </w:rPr>
            </w:pPr>
            <w:ins w:id="9255" w:author="Claude" w:date="2026-09-28T00:00:00Z">
              <w:r>
                <w:t xml:space="preserve">16</w:t>
              </w:r>
            </w:ins>
          </w:p>
        </w:tc>
      </w:tr>
      <w:tr>
        <w:trPr>
          <w:ins w:id="9256" w:author="Claude" w:date="2026-09-28T00:00:00Z"/>
        </w:trPr>
        <w:tc>
          <w:tcPr>
            <w:tcW w:w="6240" w:type="dxa"/>
          </w:tcPr>
          <w:p>
            <w:pPr>
              <w:rPr>
                <w:ins w:id="9257" w:author="Claude" w:date="2026-09-28T00:00:00Z"/>
              </w:rPr>
            </w:pPr>
            <w:ins w:id="9258" w:author="Claude" w:date="2026-09-28T00:00:00Z">
              <w:r>
                <w:t xml:space="preserve">Firm-months at risk</w:t>
              </w:r>
            </w:ins>
          </w:p>
        </w:tc>
        <w:tc>
          <w:tcPr>
            <w:tcW w:w="3120" w:type="dxa"/>
          </w:tcPr>
          <w:p>
            <w:pPr>
              <w:rPr>
                <w:ins w:id="9259" w:author="Claude" w:date="2026-09-28T00:00:00Z"/>
              </w:rPr>
            </w:pPr>
            <w:ins w:id="9260" w:author="Claude" w:date="2026-09-28T00:00:00Z">
              <w:r>
                <w:t xml:space="preserve">198</w:t>
              </w:r>
            </w:ins>
          </w:p>
        </w:tc>
      </w:tr>
      <w:tr>
        <w:trPr>
          <w:ins w:id="9261" w:author="Claude" w:date="2026-09-28T00:00:00Z"/>
        </w:trPr>
        <w:tc>
          <w:tcPr>
            <w:tcW w:w="6240" w:type="dxa"/>
          </w:tcPr>
          <w:p>
            <w:pPr>
              <w:rPr>
                <w:ins w:id="9262" w:author="Claude" w:date="2026-09-28T00:00:00Z"/>
              </w:rPr>
            </w:pPr>
            <w:ins w:id="9263" w:author="Claude" w:date="2026-09-28T00:00:00Z">
              <w:r>
                <w:t xml:space="preserve">Transitions (first confirmed FT signal after entry)</w:t>
              </w:r>
            </w:ins>
          </w:p>
        </w:tc>
        <w:tc>
          <w:tcPr>
            <w:tcW w:w="3120" w:type="dxa"/>
          </w:tcPr>
          <w:p>
            <w:pPr>
              <w:rPr>
                <w:ins w:id="9264" w:author="Claude" w:date="2026-09-28T00:00:00Z"/>
              </w:rPr>
            </w:pPr>
            <w:ins w:id="9265" w:author="Claude" w:date="2026-09-28T00:00:00Z">
              <w:r>
                <w:t xml:space="preserve">2</w:t>
              </w:r>
            </w:ins>
          </w:p>
        </w:tc>
      </w:tr>
    </w:tbl>
    <w:p>
      <w:pPr>
        <w:rPr>
          <w:ins w:id="9266" w:author="Claude" w:date="2026-09-28T00:00:00Z"/>
        </w:rPr>
      </w:pPr>
      <w:ins w:id="9267" w:author="Claude" w:date="2026-09-28T00:00:00Z">
        <w:r>
          <w:t xml:space="preserve">Suppliers dominate the raw signals. Of the 63 registrants with a confirmed RAG signal, 38 are in supplier industries, as are 50 of the 106 with a confirmed FT signal. R4 removes 19 of the 49 firms that enter the risk set and two of the four transitions (Bridgeline Digital and Elastic). The count of transitions does not depend on the SIC range. Restricting R4 to software and data processing (737x) leaves 20 firms and two transitions; adding communications equipment (366x), telecommunications (481x, 489x), and computer wholesale (5045) leaves 16 firms and two transitions; dropping R4 leaves 35 firms and four transitions.</w:t>
        </w:r>
      </w:ins>
    </w:p>
    <w:p>
      <w:pPr>
        <w:rPr>
          <w:ins w:id="9268" w:author="Claude" w:date="2026-09-28T00:00:00Z"/>
        </w:rPr>
      </w:pPr>
      <w:ins w:id="9269" w:author="Claude" w:date="2026-09-28T00:00:00Z">
        <w:r>
          <w:t xml:space="preserve">The 16 firms in the analysis sample entered in 2023 (1), 2024 (4), 2025 (4), and 2026 (7). Median time at risk is 8.9 months, and median fiscal 2022 total assets are $0.47 billion. The sunk-investment share S is small: RAG-signal filings average 0.9% of a firm’s cumulative 10-K, 10-Q, and 8-K filings in the prior month (median 0.6%, maximum 4.0%). The two remaining transitions differ in kind. Recursion Pharmaceuticals reports fine-tuning its own molecular property models. Amazon’s FT signal is a product announcement about models offered on its cloud platform; the SIC rule does not classify Amazon (SIC 5961) as a supplier.</w:t>
        </w:r>
      </w:ins>
    </w:p>
    <w:p>
      <w:pPr>
        <w:rPr>
          <w:ins w:id="9270" w:author="Claude" w:date="2026-09-28T00:00:00Z"/>
        </w:rPr>
      </w:pPr>
      <w:ins w:id="9271" w:author="Claude" w:date="2026-09-28T00:00:00Z">
        <w:r>
          <w:rPr>
            <w:b/>
          </w:rPr>
          <w:t xml:space="preserve">Validation against public disclosures. </w:t>
        </w:r>
        <w:r>
          <w:t xml:space="preserve">To see what the filings miss, we collected firms that describe their own RAG or FT systems in primary public sources: engineering blogs, press releases, investor materials, and papers by company staff. An AI research agent (Claude, Anthropic) ran 88 documented search queries, applied pre-specified inclusion rules, and kept a claim only if it appeared on a source page the agent retrieved; the queries, sources, and quotations are listed in Online Appendix Tables A1–A3. The procedure yields 26 U.S.-listed firms (22 user firms and four AI vendors). Of these, 18 document RAG, 22 document FT, 14 document both, and four describe moving, or planning to move, from RAG or prompting to fine-tuned models (FactSet, LinkedIn, Yelp, and Instacart). The filings capture few of these firms. Although 23 of the 26 appear in the EDGAR search results, mostly through generic generative-AI mentions, the rules confirm RAG in filings for only two of the 18 RAG disclosers and FT for only two of the 22 FT disclosers. The clearest documented switch also shows the timing problem. FactSet described a RAG application in February 2024 and reported in June 2024 that RAG had hit a “quality ceiling” before it fine-tuned open models, but its filings first mention both on the same day in November 2024. The EDGAR measure therefore classifies FactSet as FT-first rather than as a transition.</w:t>
        </w:r>
      </w:ins>
    </w:p>
    <w:p>
      <w:pPr>
        <w:rPr>
          <w:ins w:id="9272" w:author="Claude" w:date="2026-09-28T00:00:00Z"/>
        </w:rPr>
      </w:pPr>
      <w:ins w:id="9273" w:author="Claude" w:date="2026-09-28T00:00:00Z">
        <w:r>
          <w:t xml:space="preserve">Two conclusions follow. First, filings mostly record what AI vendors sell, not how user firms build, so the EDGAR measure cannot serve as the primary transition measure; we use it only as the alternative measure. Second, two events cannot support a Cox model with five focal terms and controls; common guidance calls for about ten events per parameter (Peduzzi et al. 1995). The tests of H1–H4 therefore rest on the job-posting measure.</w:t>
        </w:r>
      </w:ins>
    </w:p>
    <w:p>
      <w:pPr/>
      <w:r>
        <w:t xml:space="preserve">[To be completed after estimation. Planned exhibits:]</w:t>
      </w:r>
    </w:p>
    <w:p>
      <w:pPr>
        <w:pStyle w:val="ListParagraph"/>
        <w:numPr>
          <w:ilvl w:val="0"/>
          <w:numId w:val="4"/>
        </w:numPr>
      </w:pPr>
      <w:r>
        <w:rPr>
          <w:b/>
        </w:rPr>
        <w:t xml:space="preserve">Table 2.</w:t>
      </w:r>
      <w:r>
        <w:t xml:space="preserve"> Descriptive statistics and correlations.</w:t>
      </w:r>
    </w:p>
    <w:p>
      <w:pPr>
        <w:pStyle w:val="ListParagraph"/>
        <w:numPr>
          <w:ilvl w:val="0"/>
          <w:numId w:val="4"/>
        </w:numPr>
      </w:pPr>
      <w:r>
        <w:rPr>
          <w:b/>
        </w:rPr>
        <w:t xml:space="preserve">Table 3.</w:t>
      </w:r>
      <w:r>
        <w:t xml:space="preserve"> Kaplan–Meier transition curves by terciles of loss aversion and CIO power, with log-rank tests.</w:t>
      </w:r>
    </w:p>
    <w:p>
      <w:pPr>
        <w:pStyle w:val="ListParagraph"/>
        <w:numPr>
          <w:ilvl w:val="0"/>
          <w:numId w:val="4"/>
        </w:numPr>
      </w:pPr>
      <w:r>
        <w:rPr>
          <w:b/>
        </w:rPr>
        <w:t xml:space="preserve">Table 4.</w:t>
      </w:r>
      <w:r>
        <w:t xml:space="preserve"> Cox models for H1–H4, entered stepwise: controls; main effects; λ × θ; S and λ × S; λ × σ.</w:t>
      </w:r>
    </w:p>
    <w:p>
      <w:pPr>
        <w:pStyle w:val="ListParagraph"/>
        <w:numPr>
          <w:ilvl w:val="0"/>
          <w:numId w:val="4"/>
        </w:numPr>
      </w:pPr>
      <w:r>
        <w:rPr>
          <w:b/>
        </w:rPr>
        <w:t xml:space="preserve">Table 5.</w:t>
      </w:r>
      <w:r>
        <w:t xml:space="preserve"> Robustness: AFT models; competing risks; alternative transition and loss aversion measures; validation subsample.</w:t>
      </w:r>
    </w:p>
    <w:p>
      <w:pPr>
        <w:pStyle w:val="ListParagraph"/>
        <w:numPr>
          <w:ilvl w:val="0"/>
          <w:numId w:val="4"/>
        </w:numPr>
      </w:pPr>
      <w:r>
        <w:rPr>
          <w:b/>
        </w:rPr>
        <w:t xml:space="preserve">Table 6.</w:t>
      </w:r>
      <w:r>
        <w:t xml:space="preserve"> Identification: difference-in-differences around FT cost shocks, split by loss aversion; CIO turnover events; Oster bounds.</w:t>
      </w:r>
    </w:p>
    <w:p>
      <w:pPr/>
      <w:r>
        <w:t xml:space="preserve">Report hazard ratios with firm-clustered standard errors. For the interaction, report marginal effects of λ at low, median, and high θ rather than the raw coefficient alone, since interaction terms in nonlinear models are hard to read directly.</w:t>
      </w:r>
    </w:p>
    <w:p>
      <w:pPr>
        <w:pStyle w:val="Heading2"/>
      </w:pPr>
      <w:r>
        <w:t xml:space="preserve">6. Discussion</w:t>
      </w:r>
    </w:p>
    <w:p>
      <w:pPr>
        <w:pStyle w:val="Heading3"/>
      </w:pPr>
      <w:r>
        <w:t xml:space="preserve">6.1 Theoretical Implications</w:t>
      </w:r>
    </w:p>
    <w:p>
      <w:pPr/>
      <w:r>
        <w:t xml:space="preserve">First, the study extends IT real options theory from valuation to exercise. Prior IS work asked what flexibility is worth (Benaroch and Kauffman 1999, Fichman 2004). We show that the value of an option depends on whether the organization can exercise it, and that exercise is governed by who holds decision rights and how they frame losses. The wedge Φ is a compact summary of that organizational friction.</w:t>
      </w:r>
    </w:p>
    <w:p>
      <w:pPr/>
      <w:r>
        <w:t xml:space="preserve">Second, the model reconciles two literatures that make opposite predictions about uncertainty. Real options theory says uncertainty justifies waiting. Escalation research says waiting is a bias. Proposition 3 shows that the two compound: the behavioral wedge is multiplied through a slower first-passage process when volatility is high. Proposition 4 then shows that the long delays of turbulent periods are not where most value is lost. For IS scholars studying AI adoption, this separates two outcomes, time-to-adopt and value lost, that are often treated as interchangeable.</w:t>
      </w:r>
    </w:p>
    <w:p>
      <w:pPr/>
      <w:r>
        <w:t xml:space="preserve">Third, the study gives a formal micro-foundation for why CIO positioning matters. Banker et al. (2011) link reporting structure to IT strategy. Our model shows one mechanism: CIO power dilutes the weight of the loss frame in the firm's switching rule, and its effect is largest precisely where loss aversion is strongest.</w:t>
      </w:r>
    </w:p>
    <w:p>
      <w:pPr>
        <w:pStyle w:val="Heading3"/>
      </w:pPr>
      <w:r>
        <w:t xml:space="preserve">6.2 Practical Implications</w:t>
      </w:r>
    </w:p>
    <w:p>
      <w:pPr/>
      <w:r>
        <w:t xml:space="preserve">Three implications follow for executives. First, the RAG-versus-FT decision should not rest with the executive who owns the RAG budget. Separating the evaluation of new commitments from accountability for past spending lowers the effective S in the wedge. Second, pre-committed switching triggers, such as a token cost per resolved query or a hallucination rate above a set level, move the decision from discretionary judgment to a rule, which limits the influence of loss framing. Third, calm periods deserve more attention than turbulent ones. When AI economics are stable, a loss-averse firm waits less but loses a larger share of value by doing so.</w:t>
      </w:r>
    </w:p>
    <w:p>
      <w:pPr>
        <w:pStyle w:val="Heading3"/>
      </w:pPr>
      <w:r>
        <w:t xml:space="preserve">6.3 Limitations and Future Research</w:t>
      </w:r>
    </w:p>
    <w:p>
      <w:pPr/>
      <w:r>
        <w:t xml:space="preserve">The model treats θ and λ as fixed during the waiting period. In practice, sustained RAG underperformance may shift power toward the CIO, which would make the wedge endogenous. The linear prospect utility is a simplification; curvature in the value function would change magnitudes but not the direction of the propositions. The GBM assumption excludes discrete technology jumps, such as the release of a much stronger base model, which could make RAG newly attractive and reverse the switching direction. A model with jumps and a two-way switching option is a natural extension.</w:t>
      </w:r>
    </w:p>
    <w:p>
      <w:pPr/>
      <w:r>
        <w:t xml:space="preserve">Empirically, job-posting skills measure intent and capability rather than deployment. Firms may also run RAG and FT in parallel for different workloads, so our firm-level measure captures the first major commitment rather than a full migration. Finally, we cannot observe the true FT flow advantage, so we test the timing predictions of the model rather than the optimality of any individual firm's choice.</w:t>
      </w:r>
    </w:p>
    <w:p>
      <w:pPr>
        <w:pStyle w:val="Heading2"/>
      </w:pPr>
      <w:r>
        <w:t xml:space="preserve">7. Conclusion</w:t>
      </w:r>
    </w:p>
    <w:p>
      <w:pPr/>
      <w:r>
        <w:t xml:space="preserve">Firms delay the move from RAG to fine-tuning beyond what option value justifies because the switch forces finance leaders to recognize losses they would rather defer. Our model captures this with a single behavioral wedge, Φ = 1 + (1 − θ)(λ − 1)(1 + S/K), that scales the rational threshold. CIO power shrinks the wedge, sunk RAG investment enlarges it, and volatility stretches the delay it produces while reducing the share of value it destroys. </w:t>
      </w:r>
      <w:del w:id="9015" w:author="Claude" w:date="2026-09-28T00:00:00Z">
        <w:r>
          <w:delText xml:space="preserve">[Summary of empirical support for H1–H4 to be added.]</w:delText>
        </w:r>
      </w:del>
      <w:ins w:id="9016" w:author="Claude" w:date="2026-09-28T00:00:00Z">
        <w:r>
          <w:t xml:space="preserve">An exploratory test with free data finds that CIO power is associated with faster transition, while the loss-aversion hypotheses await better measures and more transitions.</w:t>
        </w:r>
      </w:ins>
      <w:r>
        <w:t xml:space="preserve"> As AI architectures continue to turn over, the capacity to abandon yesterday's infrastructure on time may matter as much as the capacity to adopt tomorrow's.</w:t>
      </w:r>
    </w:p>
    <w:p>
      <w:pPr>
        <w:pStyle w:val="Heading2"/>
      </w:pPr>
      <w:r>
        <w:t xml:space="preserve">References</w:t>
      </w:r>
    </w:p>
    <w:p>
      <w:pPr/>
      <w:r>
        <w:t xml:space="preserve">Verify every entry (volume, issue, pages) against the original before submission; they were compiled from memory.</w:t>
      </w:r>
    </w:p>
    <w:p>
      <w:pPr/>
      <w:r>
        <w:t xml:space="preserve">Arkes HR, Blumer C (1985) The psychology of sunk cost. </w:t>
      </w:r>
      <w:r>
        <w:rPr>
          <w:i/>
        </w:rPr>
        <w:t xml:space="preserve">Organ. Behav. Human Decision Processes</w:t>
      </w:r>
      <w:r>
        <w:t xml:space="preserve"> 35(1):124–140.</w:t>
      </w:r>
    </w:p>
    <w:p>
      <w:pPr/>
      <w:r>
        <w:t xml:space="preserve">Armstrong CP, Sambamurthy V (1999) Information technology assimilation in firms: The influence of senior leadership and IT infrastructures. </w:t>
      </w:r>
      <w:r>
        <w:rPr>
          <w:i/>
        </w:rPr>
        <w:t xml:space="preserve">Inform. Systems Res.</w:t>
      </w:r>
      <w:r>
        <w:t xml:space="preserve"> 10(4):304–327.</w:t>
      </w:r>
    </w:p>
    <w:p>
      <w:pPr/>
      <w:r>
        <w:t xml:space="preserve">Babina T, Fedyk A, He A, Hodson J (2024) Artificial intelligence, firm growth, and product innovation. </w:t>
      </w:r>
      <w:r>
        <w:rPr>
          <w:i/>
        </w:rPr>
        <w:t xml:space="preserve">J. Financial Econom.</w:t>
      </w:r>
      <w:r>
        <w:t xml:space="preserve"> 151:103745.</w:t>
      </w:r>
    </w:p>
    <w:p>
      <w:pPr/>
      <w:r>
        <w:t xml:space="preserve">Banker RD, Hu N, Pavlou PA, Luftman J (2011) CIO reporting structure, strategic positioning, and firm performance. </w:t>
      </w:r>
      <w:r>
        <w:rPr>
          <w:i/>
        </w:rPr>
        <w:t xml:space="preserve">MIS Quart.</w:t>
      </w:r>
      <w:r>
        <w:t xml:space="preserve"> 35(2):487–504.</w:t>
      </w:r>
    </w:p>
    <w:p>
      <w:pPr/>
      <w:r>
        <w:t xml:space="preserve">Benaroch M, Kauffman RJ (1999) A case for using real options pricing analysis to evaluate information technology project investments. </w:t>
      </w:r>
      <w:r>
        <w:rPr>
          <w:i/>
        </w:rPr>
        <w:t xml:space="preserve">Inform. Systems Res.</w:t>
      </w:r>
      <w:r>
        <w:t xml:space="preserve"> 10(1):70–86.</w:t>
      </w:r>
    </w:p>
    <w:p>
      <w:pPr/>
      <w:r>
        <w:t xml:space="preserve">Benaroch M, Kauffman RJ (2000) Justifying electronic banking network expansion using real options analysis. </w:t>
      </w:r>
      <w:r>
        <w:rPr>
          <w:i/>
        </w:rPr>
        <w:t xml:space="preserve">MIS Quart.</w:t>
      </w:r>
      <w:r>
        <w:t xml:space="preserve"> 24(2):197–225.</w:t>
      </w:r>
    </w:p>
    <w:p>
      <w:pPr/>
      <w:r>
        <w:t xml:space="preserve">Callaway B, Sant'Anna PHC (2021) Difference-in-differences with multiple time periods. </w:t>
      </w:r>
      <w:r>
        <w:rPr>
          <w:i/>
        </w:rPr>
        <w:t xml:space="preserve">J. Econometrics</w:t>
      </w:r>
      <w:r>
        <w:t xml:space="preserve"> 225(2):200–230.</w:t>
      </w:r>
    </w:p>
    <w:p>
      <w:pPr/>
      <w:r>
        <w:t xml:space="preserve">Cox DR (1972) Regression models and life-tables. </w:t>
      </w:r>
      <w:r>
        <w:rPr>
          <w:i/>
        </w:rPr>
        <w:t xml:space="preserve">J. Roy. Statist. Soc. Ser. B</w:t>
      </w:r>
      <w:r>
        <w:t xml:space="preserve"> 34(2):187–220.</w:t>
      </w:r>
    </w:p>
    <w:p>
      <w:pPr/>
      <w:r>
        <w:t xml:space="preserve">Dixit AK, Pindyck RS (1994) </w:t>
      </w:r>
      <w:r>
        <w:rPr>
          <w:i/>
        </w:rPr>
        <w:t xml:space="preserve">Investment Under Uncertainty</w:t>
      </w:r>
      <w:r>
        <w:t xml:space="preserve"> (Princeton University Press, Princeton, NJ).</w:t>
      </w:r>
    </w:p>
    <w:p>
      <w:pPr/>
      <w:r>
        <w:t xml:space="preserve">Fichman RG (2004) Real options and IT platform adoption: Implications for theory and practice. </w:t>
      </w:r>
      <w:r>
        <w:rPr>
          <w:i/>
        </w:rPr>
        <w:t xml:space="preserve">Inform. Systems Res.</w:t>
      </w:r>
      <w:r>
        <w:t xml:space="preserve"> 15(2):132–154.</w:t>
      </w:r>
    </w:p>
    <w:p>
      <w:pPr/>
      <w:r>
        <w:t xml:space="preserve">Fichman RG, Keil M, Tiwana A (2005) Beyond valuation: "Options thinking" in IT project management. </w:t>
      </w:r>
      <w:r>
        <w:rPr>
          <w:i/>
        </w:rPr>
        <w:t xml:space="preserve">California Management Rev.</w:t>
      </w:r>
      <w:r>
        <w:t xml:space="preserve"> 47(2):74–96.</w:t>
      </w:r>
    </w:p>
    <w:p>
      <w:pPr/>
      <w:r>
        <w:t xml:space="preserve">Fine JP, Gray RJ (1999) A proportional hazards model for the subdistribution of a competing risk. </w:t>
      </w:r>
      <w:r>
        <w:rPr>
          <w:i/>
        </w:rPr>
        <w:t xml:space="preserve">J. Amer. Statist. Assoc.</w:t>
      </w:r>
      <w:r>
        <w:t xml:space="preserve"> 94(446):496–509.</w:t>
      </w:r>
    </w:p>
    <w:p>
      <w:pPr/>
      <w:r>
        <w:t xml:space="preserve">Finkelstein S (1992) Power in top management teams: Dimensions, measurement, and validation. </w:t>
      </w:r>
      <w:r>
        <w:rPr>
          <w:i/>
        </w:rPr>
        <w:t xml:space="preserve">Acad. Management J.</w:t>
      </w:r>
      <w:r>
        <w:t xml:space="preserve"> 35(3):505–538.</w:t>
      </w:r>
    </w:p>
    <w:p>
      <w:pPr/>
      <w:r>
        <w:t xml:space="preserve">Grenadier SR, Wang N (2005) Investment timing, agency, and information. </w:t>
      </w:r>
      <w:r>
        <w:rPr>
          <w:i/>
        </w:rPr>
        <w:t xml:space="preserve">J. Financial Econom.</w:t>
      </w:r>
      <w:r>
        <w:t xml:space="preserve"> 75(3):493–533.</w:t>
      </w:r>
    </w:p>
    <w:p>
      <w:pPr/>
      <w:r>
        <w:t xml:space="preserve">Grenadier SR, Wang N (2007) Investment under uncertainty and time-inconsistent preferences. </w:t>
      </w:r>
      <w:r>
        <w:rPr>
          <w:i/>
        </w:rPr>
        <w:t xml:space="preserve">J. Financial Econom.</w:t>
      </w:r>
      <w:r>
        <w:t xml:space="preserve"> 84(1):2–39.</w:t>
      </w:r>
    </w:p>
    <w:p>
      <w:pPr/>
      <w:r>
        <w:t xml:space="preserve">Hambrick DC, Mason PA (1984) Upper echelons: The organization as a reflection of its top managers. </w:t>
      </w:r>
      <w:r>
        <w:rPr>
          <w:i/>
        </w:rPr>
        <w:t xml:space="preserve">Acad. Management Rev.</w:t>
      </w:r>
      <w:r>
        <w:t xml:space="preserve"> 9(2):193–206.</w:t>
      </w:r>
    </w:p>
    <w:p>
      <w:pPr/>
      <w:r>
        <w:t xml:space="preserve">Hu EJ, Shen Y, Wallis P, Allen-Zhu Z, Li Y, Wang S, Wang L, Chen W (2022) LoRA: Low-rank adaptation of large language models. </w:t>
      </w:r>
      <w:r>
        <w:rPr>
          <w:i/>
        </w:rPr>
        <w:t xml:space="preserve">Proc. Internat. Conf. Learn. Representations (ICLR)</w:t>
      </w:r>
      <w:r>
        <w:t xml:space="preserve">.</w:t>
      </w:r>
    </w:p>
    <w:p>
      <w:pPr/>
      <w:r>
        <w:t xml:space="preserve">Kahneman D, Tversky A (1979) Prospect theory: An analysis of decision under risk. </w:t>
      </w:r>
      <w:r>
        <w:rPr>
          <w:i/>
        </w:rPr>
        <w:t xml:space="preserve">Econometrica</w:t>
      </w:r>
      <w:r>
        <w:t xml:space="preserve"> 47(2):263–291.</w:t>
      </w:r>
    </w:p>
    <w:p>
      <w:pPr/>
      <w:r>
        <w:t xml:space="preserve">Keil M (1995) Pulling the plug: Software project management and the problem of project escalation. </w:t>
      </w:r>
      <w:r>
        <w:rPr>
          <w:i/>
        </w:rPr>
        <w:t xml:space="preserve">MIS Quart.</w:t>
      </w:r>
      <w:r>
        <w:t xml:space="preserve"> 19(4):421–447.</w:t>
      </w:r>
    </w:p>
    <w:p>
      <w:pPr/>
      <w:r>
        <w:t xml:space="preserve">Keil M, Mann J, Rai A (2000) Why software projects escalate: An empirical analysis and test of four theoretical models. </w:t>
      </w:r>
      <w:r>
        <w:rPr>
          <w:i/>
        </w:rPr>
        <w:t xml:space="preserve">MIS Quart.</w:t>
      </w:r>
      <w:r>
        <w:t xml:space="preserve"> 24(4):631–664.</w:t>
      </w:r>
    </w:p>
    <w:p>
      <w:pPr/>
      <w:r>
        <w:t xml:space="preserve">Lewis P, Perez E, Piktus A, et al. (2020) Retrieval-augmented generation for knowledge-intensive NLP tasks. </w:t>
      </w:r>
      <w:r>
        <w:rPr>
          <w:i/>
        </w:rPr>
        <w:t xml:space="preserve">Adv. Neural Inform. Processing Systems (NeurIPS)</w:t>
      </w:r>
      <w:r>
        <w:t xml:space="preserve"> 33:9459–9474.</w:t>
      </w:r>
    </w:p>
    <w:p>
      <w:pPr/>
      <w:r>
        <w:t xml:space="preserve">Loughran T, McDonald B (2011) When is a liability not a liability? Textual analysis, dictionaries, and 10-Ks. </w:t>
      </w:r>
      <w:r>
        <w:rPr>
          <w:i/>
        </w:rPr>
        <w:t xml:space="preserve">J. Finance</w:t>
      </w:r>
      <w:r>
        <w:t xml:space="preserve"> 66(1):35–65.</w:t>
      </w:r>
    </w:p>
    <w:p>
      <w:pPr/>
      <w:r>
        <w:t xml:space="preserve">McDonald R, Siegel D (1986) The value of waiting to invest. </w:t>
      </w:r>
      <w:r>
        <w:rPr>
          <w:i/>
        </w:rPr>
        <w:t xml:space="preserve">Quart. J. Econom.</w:t>
      </w:r>
      <w:r>
        <w:t xml:space="preserve"> 101(4):707–727.</w:t>
      </w:r>
    </w:p>
    <w:p>
      <w:pPr/>
      <w:r>
        <w:t xml:space="preserve">Oster E (2019) Unobservable selection and coefficient stability: Theory and evidence. </w:t>
      </w:r>
      <w:r>
        <w:rPr>
          <w:i/>
        </w:rPr>
        <w:t xml:space="preserve">J. Bus. Econom. Statist.</w:t>
      </w:r>
      <w:r>
        <w:t xml:space="preserve"> 37(2):187–204.</w:t>
      </w:r>
    </w:p>
    <w:p>
      <w:pPr/>
      <w:r>
        <w:t xml:space="preserve">Ovadia O, Brief M, Mishaeli M, Elisha O (2024) Fine-tuning or retrieval? Comparing knowledge injection in LLMs. </w:t>
      </w:r>
      <w:r>
        <w:rPr>
          <w:i/>
        </w:rPr>
        <w:t xml:space="preserve">Proc. 2024 Conf. Empirical Methods Natural Language Processing (EMNLP)</w:t>
      </w:r>
      <w:r>
        <w:t xml:space="preserve">.</w:t>
      </w:r>
    </w:p>
    <w:p>
      <w:pPr>
        <w:rPr>
          <w:ins w:id="9276" w:author="Claude" w:date="2026-09-28T00:00:00Z"/>
        </w:rPr>
      </w:pPr>
      <w:ins w:id="9277" w:author="Claude" w:date="2026-09-28T00:00:00Z">
        <w:r>
          <w:t xml:space="preserve">Peduzzi P, Concato J, Feinstein AR, Holford TR (1995) Importance of events per independent variable in proportional hazards regression analysis. II. Accuracy and precision of regression estimates. </w:t>
        </w:r>
        <w:r>
          <w:rPr>
            <w:i/>
          </w:rPr>
          <w:t xml:space="preserve">J. Clin. Epidemiol.</w:t>
        </w:r>
        <w:r>
          <w:t xml:space="preserve"> 48(12):1503–1510.</w:t>
        </w:r>
      </w:ins>
    </w:p>
    <w:p>
      <w:pPr/>
      <w:r>
        <w:t xml:space="preserve">Ramanna K, Watts RL (2012) Evidence on the use of unverifiable estimates in required goodwill impairment. </w:t>
      </w:r>
      <w:r>
        <w:rPr>
          <w:i/>
        </w:rPr>
        <w:t xml:space="preserve">Rev. Accounting Stud.</w:t>
      </w:r>
      <w:r>
        <w:t xml:space="preserve"> 17(4):749–780.</w:t>
      </w:r>
    </w:p>
    <w:p>
      <w:pPr/>
      <w:r>
        <w:t xml:space="preserve">Shefrin H, Statman M (1985) The disposition to sell winners too early and ride losers too long: Theory and evidence. </w:t>
      </w:r>
      <w:r>
        <w:rPr>
          <w:i/>
        </w:rPr>
        <w:t xml:space="preserve">J. Finance</w:t>
      </w:r>
      <w:r>
        <w:t xml:space="preserve"> 40(3):777–790.</w:t>
      </w:r>
    </w:p>
    <w:p>
      <w:pPr/>
      <w:r>
        <w:t xml:space="preserve">Staw BM (1976) Knee-deep in the big muddy: A study of escalating commitment to a chosen course of action. </w:t>
      </w:r>
      <w:r>
        <w:rPr>
          <w:i/>
        </w:rPr>
        <w:t xml:space="preserve">Organ. Behav. Human Performance</w:t>
      </w:r>
      <w:r>
        <w:t xml:space="preserve"> 16(1):27–44.</w:t>
      </w:r>
    </w:p>
    <w:p>
      <w:pPr/>
      <w:r>
        <w:t xml:space="preserve">Tiwana A, Keil M, Fichman RG (2006) Information systems project continuation in escalation situations: A real options model. </w:t>
      </w:r>
      <w:r>
        <w:rPr>
          <w:i/>
        </w:rPr>
        <w:t xml:space="preserve">Decision Sci.</w:t>
      </w:r>
      <w:r>
        <w:t xml:space="preserve"> 37(3):357–391.</w:t>
      </w:r>
    </w:p>
    <w:p>
      <w:pPr/>
      <w:r>
        <w:t xml:space="preserve">Tversky A, Kahneman D (1992) Advances in prospect theory: Cumulative representation of uncertainty. </w:t>
      </w:r>
      <w:r>
        <w:rPr>
          <w:i/>
        </w:rPr>
        <w:t xml:space="preserve">J. Risk Uncertainty</w:t>
      </w:r>
      <w:r>
        <w:t xml:space="preserve"> 5(4):297–323.</w:t>
      </w:r>
    </w:p>
    <w:p>
      <w:pPr>
        <w:pStyle w:val="Heading2"/>
      </w:pPr>
      <w:r>
        <w:t xml:space="preserve">저자 메모 (투고 전 삭제)</w:t>
      </w:r>
    </w:p>
    <w:p>
      <w:pPr/>
      <w:r>
        <w:t xml:space="preserve">실증 결과가 들어가기 전까지 이 원고는 투고할 수 없습니다. 5.2절, 초록, 결론의 대괄호 부분은 실제 추정 후에만 채워야 하며, 가상의 수치를 넣으면 안 됩니다.</w:t>
      </w:r>
    </w:p>
    <w:p>
      <w:pPr>
        <w:pStyle w:val="Heading3"/>
      </w:pPr>
      <w:r>
        <w:t xml:space="preserve">제안서에서 바꾼 부분과 이유</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제안서 원안</w:t>
            </w:r>
          </w:p>
        </w:tc>
        <w:tc>
          <w:tcPr>
            <w:tcW w:w="3120" w:type="dxa"/>
            <w:shd w:val="clear" w:color="auto" w:fill="F2F2F2"/>
          </w:tcPr>
          <w:p>
            <w:pPr/>
            <w:r>
              <w:t xml:space="preserve">원고에서의 수정</w:t>
            </w:r>
          </w:p>
        </w:tc>
        <w:tc>
          <w:tcPr>
            <w:tcW w:w="3120" w:type="dxa"/>
            <w:shd w:val="clear" w:color="auto" w:fill="F2F2F2"/>
          </w:tcPr>
          <w:p>
            <w:pPr/>
            <w:r>
              <w:t xml:space="preserve">이유 (심사자가 지적할 지점)</w:t>
            </w:r>
          </w:p>
        </w:tc>
      </w:tr>
      <w:tr>
        <w:tc>
          <w:tcPr>
            <w:tcW w:w="3120" w:type="dxa"/>
          </w:tcPr>
          <w:p>
            <w:pPr/>
            <w:r>
              <w:t xml:space="preserve">심리적 비용 = λK / (1 − θ_CIO)</w:t>
            </w:r>
          </w:p>
        </w:tc>
        <w:tc>
          <w:tcPr>
            <w:tcW w:w="3120" w:type="dxa"/>
          </w:tcPr>
          <w:p>
            <w:pPr/>
            <w:r>
              <w:t xml:space="preserve">K̃ = K + (1 − θ)(λ − 1)(K + S)</w:t>
            </w:r>
          </w:p>
        </w:tc>
        <w:tc>
          <w:tcPr>
            <w:tcW w:w="3120" w:type="dxa"/>
          </w:tcPr>
          <w:p>
            <w:pPr/>
            <w:r>
              <w:t xml:space="preserve">원안은 θ가 1에 가까워질수록 비용이 무한대로 커져, CIO 권한이 지연을 완화한다는 가설과 부호가 반대입니다. 수정식은 λ = 1 또는 θ = 1에서 합리적 기준으로 수렴합니다.</w:t>
            </w:r>
          </w:p>
        </w:tc>
      </w:tr>
      <w:tr>
        <w:tc>
          <w:tcPr>
            <w:tcW w:w="3120" w:type="dxa"/>
          </w:tcPr>
          <w:p>
            <w:pPr/>
            <w:r>
              <w:t xml:space="preserve">상태변수 V = RAG 가치, HJB에 −C 포함</w:t>
            </w:r>
          </w:p>
        </w:tc>
        <w:tc>
          <w:tcPr>
            <w:tcW w:w="3120" w:type="dxa"/>
          </w:tcPr>
          <w:p>
            <w:pPr/>
            <w:r>
              <w:t xml:space="preserve">상태변수 X = FT의 RAG 대비 순현금흐름 우위</w:t>
            </w:r>
          </w:p>
        </w:tc>
        <w:tc>
          <w:tcPr>
            <w:tcW w:w="3120" w:type="dxa"/>
          </w:tcPr>
          <w:p>
            <w:pPr/>
            <w:r>
              <w:t xml:space="preserve">원안의 임계값 식은 가치 일치·스무스 페이스팅 조건에서 도출되지 않습니다. 수정 모형은 표준 Dixit–Pindyck 해를 그대로 따릅니다.</w:t>
            </w:r>
          </w:p>
        </w:tc>
      </w:tr>
      <w:tr>
        <w:tc>
          <w:tcPr>
            <w:tcW w:w="3120" w:type="dxa"/>
          </w:tcPr>
          <w:p>
            <w:pPr/>
            <w:r>
              <w:t xml:space="preserve">명제 1개</w:t>
            </w:r>
          </w:p>
        </w:tc>
        <w:tc>
          <w:tcPr>
            <w:tcW w:w="3120" w:type="dxa"/>
          </w:tcPr>
          <w:p>
            <w:pPr/>
            <w:r>
              <w:t xml:space="preserve">명제 4개 (지연, 거버넌스 완화, 변동성 증폭, 지연 길이 ≠ 가치 손실)</w:t>
            </w:r>
          </w:p>
        </w:tc>
        <w:tc>
          <w:tcPr>
            <w:tcW w:w="3120" w:type="dxa"/>
          </w:tcPr>
          <w:p>
            <w:pPr/>
            <w:r>
              <w:t xml:space="preserve">ISR 모형 논문은 비자명한 결과를 요구합니다. 명제 4는 원안의 “변동성과 함께 사중손실이 기하급수적으로 증가” 주장과 반대 방향이며, 이것이 오히려 논문의 핵심 기여가 됩니다.</w:t>
            </w:r>
          </w:p>
        </w:tc>
      </w:tr>
      <w:tr>
        <w:tc>
          <w:tcPr>
            <w:tcW w:w="3120" w:type="dxa"/>
          </w:tcPr>
          <w:p>
            <w:pPr/>
            <w:r>
              <w:t xml:space="preserve">손실회피 = 현금/자산 ÷ R&amp;D 분산</w:t>
            </w:r>
          </w:p>
        </w:tc>
        <w:tc>
          <w:tcPr>
            <w:tcW w:w="3120" w:type="dxa"/>
          </w:tcPr>
          <w:p>
            <w:pPr/>
            <w:r>
              <w:t xml:space="preserve">영업권 손상 인식 지연; CFO 발화의 손실 프레이밍</w:t>
            </w:r>
          </w:p>
        </w:tc>
        <w:tc>
          <w:tcPr>
            <w:tcW w:w="3120" w:type="dxa"/>
          </w:tcPr>
          <w:p>
            <w:pPr/>
            <w:r>
              <w:t xml:space="preserve">원안 지표는 재무제약·예비적 현금보유와 구분되지 않아 구성타당도 비판을 받습니다.</w:t>
            </w:r>
          </w:p>
        </w:tc>
      </w:tr>
      <w:tr>
        <w:tc>
          <w:tcPr>
            <w:tcW w:w="3120" w:type="dxa"/>
          </w:tcPr>
          <w:p>
            <w:pPr/>
            <w:r>
              <w:t xml:space="preserve">CIO 권한 = CIO/CFO 보수 비율 (ExecuComp)</w:t>
            </w:r>
          </w:p>
        </w:tc>
        <w:tc>
          <w:tcPr>
            <w:tcW w:w="3120" w:type="dxa"/>
          </w:tcPr>
          <w:p>
            <w:pPr/>
            <w:r>
              <w:t xml:space="preserve">CEO 직보 여부, EVP 이상 직급, TMT 포함 여부</w:t>
            </w:r>
          </w:p>
        </w:tc>
        <w:tc>
          <w:tcPr>
            <w:tcW w:w="3120" w:type="dxa"/>
          </w:tcPr>
          <w:p>
            <w:pPr/>
            <w:r>
              <w:t xml:space="preserve">ExecuComp는 상위 5인 임원만 포함해 CIO 보수가 대부분 결측이고 표본 선택 편의가 생깁니다.</w:t>
            </w:r>
          </w:p>
        </w:tc>
      </w:tr>
      <w:tr>
        <w:tc>
          <w:tcPr>
            <w:tcW w:w="3120" w:type="dxa"/>
          </w:tcPr>
          <w:p>
            <w:pPr/>
            <w:r>
              <w:t xml:space="preserve">전환 시점 = BuiltWith/HG Insights의 자체호스팅 FT 노드</w:t>
            </w:r>
          </w:p>
        </w:tc>
        <w:tc>
          <w:tcPr>
            <w:tcW w:w="3120" w:type="dxa"/>
          </w:tcPr>
          <w:p>
            <w:pPr/>
            <w:r>
              <w:t xml:space="preserve">채용공고 기술 요건; 공시·콜 언급으로 보완</w:t>
            </w:r>
          </w:p>
        </w:tc>
        <w:tc>
          <w:tcPr>
            <w:tcW w:w="3120" w:type="dxa"/>
          </w:tcPr>
          <w:p>
            <w:pPr/>
            <w:r>
              <w:t xml:space="preserve">웹 기술 탐지로는 내부 FT 인프라를 관측할 수 없습니다.</w:t>
            </w:r>
          </w:p>
        </w:tc>
      </w:tr>
      <w:tr>
        <w:tc>
          <w:tcPr>
            <w:tcW w:w="3120" w:type="dxa"/>
          </w:tcPr>
          <w:p>
            <w:pPr/>
            <w:r>
              <w:t xml:space="preserve">1만 에이전트 ABM, K = $10,000–100,000</w:t>
            </w:r>
          </w:p>
        </w:tc>
        <w:tc>
          <w:tcPr>
            <w:tcW w:w="3120" w:type="dxa"/>
          </w:tcPr>
          <w:p>
            <w:pPr/>
            <w:r>
              <w:t xml:space="preserve">폐쇄형 해의 수치 분석 (표 1)</w:t>
            </w:r>
          </w:p>
        </w:tc>
        <w:tc>
          <w:tcPr>
            <w:tcW w:w="3120" w:type="dxa"/>
          </w:tcPr>
          <w:p>
            <w:pPr/>
            <w:r>
              <w:t xml:space="preserve">폐쇄형 해가 있는데 상호작용 없는 ABM은 추가 정보를 주지 못하고, 비용 범위도 기업 인프라 규모로 비현실적입니다. 경쟁·선점 상호작용을 넣을 때만 ABM을 재도입하세요.</w:t>
            </w:r>
          </w:p>
        </w:tc>
      </w:tr>
      <w:tr>
        <w:tc>
          <w:tcPr>
            <w:tcW w:w="3120" w:type="dxa"/>
          </w:tcPr>
          <w:p>
            <w:pPr/>
            <w:r>
              <w:t xml:space="preserve">식별 전략 없음</w:t>
            </w:r>
          </w:p>
        </w:tc>
        <w:tc>
          <w:tcPr>
            <w:tcW w:w="3120" w:type="dxa"/>
          </w:tcPr>
          <w:p>
            <w:pPr/>
            <w:r>
              <w:t xml:space="preserve">사전 측정, 비용 충격 DiD, CIO 교체, Oster 경계</w:t>
            </w:r>
          </w:p>
        </w:tc>
        <w:tc>
          <w:tcPr>
            <w:tcW w:w="3120" w:type="dxa"/>
          </w:tcPr>
          <w:p>
            <w:pPr/>
            <w:r>
              <w:t xml:space="preserve">ISR 실증 심사에서 내생성 처리가 없으면 거의 확실히 반려됩니다.</w:t>
            </w:r>
          </w:p>
        </w:tc>
      </w:tr>
    </w:tbl>
    <w:p>
      <w:pPr>
        <w:pStyle w:val="Heading3"/>
      </w:pPr>
      <w:r>
        <w:t xml:space="preserve">남은 작업</w:t>
      </w:r>
    </w:p>
    <w:p>
      <w:pPr>
        <w:pStyle w:val="ListParagraph"/>
        <w:numPr>
          <w:ilvl w:val="0"/>
          <w:numId w:val="5"/>
        </w:numPr>
      </w:pPr>
      <w:r>
        <w:t xml:space="preserve">☐ 채용공고 데이터 확보 (Lightcast 또는 Revelio Labs) 및 RAG·FT 기술 사전 구축</w:t>
      </w:r>
    </w:p>
    <w:p>
      <w:pPr>
        <w:pStyle w:val="ListParagraph"/>
        <w:numPr>
          <w:ilvl w:val="0"/>
          <w:numId w:val="5"/>
        </w:numPr>
        <w:rPr>
          <w:ins w:id="9278" w:author="Claude" w:date="2026-09-28T00:00:00Z"/>
        </w:rPr>
      </w:pPr>
      <w:ins w:id="9279" w:author="Claude" w:date="2026-09-28T00:00:00Z">
        <w:r>
          <w:t xml:space="preserve">☐ 5.2절 ‘Preliminary evidence from the EDGAR measure’와 표 2c는 2026-09-28 aitx 파이프라인(EDGAR 대체 측정) 실행 결과입니다. 채용공고 표본으로 본 추정을 마치면 이 부분을 부록이나 타당화 절로 옮기세요.</w:t>
        </w:r>
      </w:ins>
    </w:p>
    <w:p>
      <w:pPr>
        <w:pStyle w:val="ListParagraph"/>
        <w:numPr>
          <w:ilvl w:val="0"/>
          <w:numId w:val="5"/>
        </w:numPr>
        <w:rPr>
          <w:ins w:id="9280" w:author="Claude" w:date="2026-09-28T00:00:00Z"/>
        </w:rPr>
      </w:pPr>
      <w:ins w:id="9281" w:author="Claude" w:date="2026-09-28T00:00:00Z">
        <w:r>
          <w:t xml:space="preserve">☐ 수작업 코딩을 쓰지 않기로 했습니다. 공급기업 제외(R4)는 SIC 규칙(357x, 367x, 737x)으로 적용하고, 스니펫 정밀도 점검은 원고에서 뺐습니다. 심사자가 SIC 규칙의 한계(737x의 B 유형 기업도 제외, Amazon 같은 737x 밖 공급기업은 잔류)를 지적할 수 있어, 5.2절에 SIC 범위를 바꾼 결과(737x만, 통신·IT 도매 추가, R4 없음)를 함께 보고했습니다. 채용공고 표본에서도 build --supplier-sic 옵션으로 같은 비교를 하세요.</w:t>
        </w:r>
      </w:ins>
    </w:p>
    <w:p>
      <w:pPr>
        <w:pStyle w:val="ListParagraph"/>
        <w:numPr>
          <w:ilvl w:val="0"/>
          <w:numId w:val="5"/>
        </w:numPr>
        <w:rPr>
          <w:ins w:id="9282" w:author="Claude" w:date="2026-09-28T00:00:00Z"/>
        </w:rPr>
      </w:pPr>
      <w:ins w:id="9283" w:author="Claude" w:date="2026-09-28T00:00:00Z">
        <w:r>
          <w:t xml:space="preserve">☐ 4.2절의 ‘hand-collected subsample’ 타당화를 AI 에이전트가 공개 출처에서 수집한 26개 사례로 바꿨습니다 (5.2절 ‘Validation against public disclosures’, 온라인 부록 표 A1). 투고 직전에 출처 URL이 살아 있는지 다시 확인하고, 새 공개사례가 생기면 같은 검색어로 갱신하세요.</w:t>
        </w:r>
      </w:ins>
    </w:p>
    <w:p>
      <w:pPr>
        <w:pStyle w:val="ListParagraph"/>
        <w:numPr>
          <w:ilvl w:val="0"/>
          <w:numId w:val="5"/>
        </w:numPr>
        <w:rPr>
          <w:ins w:id="9284" w:author="Claude" w:date="2026-09-28T00:00:00Z"/>
        </w:rPr>
      </w:pPr>
      <w:ins w:id="9285" w:author="Claude" w:date="2026-09-28T00:00:00Z">
        <w:r>
          <w:t xml:space="preserve">☐ 표본을 S&amp;P 1500 구성종목으로 제한하세요 (현재는 EDGAR 전체 등록기업).</w:t>
        </w:r>
      </w:ins>
    </w:p>
    <w:p>
      <w:pPr>
        <w:pStyle w:val="ListParagraph"/>
        <w:numPr>
          <w:ilvl w:val="0"/>
          <w:numId w:val="5"/>
        </w:numPr>
        <w:rPr>
          <w:ins w:id="9286" w:author="Claude" w:date="2026-09-28T00:00:00Z"/>
        </w:rPr>
      </w:pPr>
      <w:ins w:id="9287" w:author="Claude" w:date="2026-09-28T00:00:00Z">
        <w:r>
          <w:t xml:space="preserve">☐ 채용공고는 Common Crawl로 수집했습니다(2026-09-29; S&amp;P 1500 중 374개 기업 연결, 분석 표본 43개 기업·전환 10건, 5.2절 표 2a). H1–H4를 검정하려면 λ(Compustat 영업권 손상 지연)와 θ(BoardEx 보고 라인) 대신 무료 대안(SEC XBRL 손상 지연, 10-K MD&amp;A 부정어 비율, 2022년 10-K·위임장의 CIO 지표)으로 탐색적 추정을 했습니다(5.2절 표 2b). 확증 검정에는 Compustat·BoardEx와 더 많은 전환(Lightcast·Revelio 보강)이 필요합니다. σ를 채용공고 증가율이 아닌 다른 자료로 측정하는 것도 필요합니다.</w:t>
        </w:r>
      </w:ins>
    </w:p>
    <w:p>
      <w:pPr>
        <w:pStyle w:val="ListParagraph"/>
        <w:numPr>
          <w:ilvl w:val="0"/>
          <w:numId w:val="5"/>
        </w:numPr>
      </w:pPr>
      <w:r>
        <w:t xml:space="preserve">☐ 공개 사례 하위표본으로 전환 시점 측정 타당화</w:t>
      </w:r>
    </w:p>
    <w:p>
      <w:pPr>
        <w:pStyle w:val="ListParagraph"/>
        <w:numPr>
          <w:ilvl w:val="0"/>
          <w:numId w:val="5"/>
        </w:numPr>
      </w:pPr>
      <w:r>
        <w:t xml:space="preserve">☐ BoardEx 및 위임장 설명서로 CIO 권한 지수 코딩, </w:t>
      </w:r>
      <w:del w:id="9288" w:author="Claude" w:date="2026-09-28T00:00:00Z">
        <w:r>
          <w:delText xml:space="preserve">코더 간 신뢰도 보고</w:delText>
        </w:r>
      </w:del>
      <w:ins w:id="9289" w:author="Claude" w:date="2026-09-28T00:00:00Z">
        <w:r>
          <w:t xml:space="preserve">BoardEx 직함 필드와 위임장 설명서 문구를 규칙으로 판정 (수작업 코딩 없음)</w:t>
        </w:r>
      </w:ins>
    </w:p>
    <w:p>
      <w:pPr>
        <w:pStyle w:val="ListParagraph"/>
        <w:numPr>
          <w:ilvl w:val="0"/>
          <w:numId w:val="5"/>
        </w:numPr>
      </w:pPr>
      <w:r>
        <w:t xml:space="preserve">☐ FT 비용 충격 시점 목록 확정 (주요 오픈웨이트 모델 공개, 파인튜닝 가격 인하)</w:t>
      </w:r>
    </w:p>
    <w:p>
      <w:pPr>
        <w:pStyle w:val="ListParagraph"/>
        <w:numPr>
          <w:ilvl w:val="0"/>
          <w:numId w:val="5"/>
        </w:numPr>
      </w:pPr>
      <w:r>
        <w:t xml:space="preserve">☐ 명제 1–4의 완전한 증명을 온라인 부록으로 작성</w:t>
      </w:r>
    </w:p>
    <w:p>
      <w:pPr>
        <w:pStyle w:val="ListParagraph"/>
        <w:numPr>
          <w:ilvl w:val="0"/>
          <w:numId w:val="5"/>
        </w:numPr>
      </w:pPr>
      <w:r>
        <w:t xml:space="preserve">☐ 참고문헌 전체를 원문과 대조해 권호·쪽수 검증</w:t>
      </w:r>
    </w:p>
    <w:p>
      <w:pPr>
        <w:pStyle w:val="ListParagraph"/>
        <w:numPr>
          <w:ilvl w:val="0"/>
          <w:numId w:val="5"/>
        </w:numPr>
      </w:pPr>
      <w:r>
        <w:t xml:space="preserve">☐ 연구 결과가 가설을 지지하지 않을 경우에도 명제 4 중심으로 논문을 재구성할 수 있도록 대안 프레이밍 준비</w:t>
      </w:r>
    </w:p>
    <w:p>
      <w:pPr>
        <w:pStyle w:val="Heading3"/>
      </w:pPr>
      <w:r>
        <w:t xml:space="preserve">ISR 투고 전 점검</w:t>
      </w:r>
    </w:p>
    <w:p>
      <w:pPr>
        <w:pStyle w:val="ListParagraph"/>
        <w:numPr>
          <w:ilvl w:val="0"/>
          <w:numId w:val="6"/>
        </w:numPr>
      </w:pPr>
      <w:r>
        <w:t xml:space="preserve">☐ ISR 최신 저자 가이드라인에서 분량, 초록 길이, 익명화 규칙 확인</w:t>
      </w:r>
    </w:p>
    <w:p>
      <w:pPr>
        <w:pStyle w:val="ListParagraph"/>
        <w:numPr>
          <w:ilvl w:val="0"/>
          <w:numId w:val="6"/>
        </w:numPr>
      </w:pPr>
      <w:r>
        <w:t xml:space="preserve">☐ 데이터·코드 공개 정책 확인 및 재현 패키지 준비</w:t>
      </w:r>
    </w:p>
    <w:p>
      <w:pPr>
        <w:pStyle w:val="ListParagraph"/>
        <w:numPr>
          <w:ilvl w:val="0"/>
          <w:numId w:val="6"/>
        </w:numPr>
      </w:pPr>
      <w:r>
        <w:t xml:space="preserve">☐ 커버레터에 IS 기여(IT 실물옵션의 행사 문제, CIO 거버넌스)를 명확히 제시</w:t>
      </w:r>
    </w:p>
    <w:p>
      <w:pPr>
        <w:pStyle w:val="ListParagraph"/>
        <w:numPr>
          <w:ilvl w:val="0"/>
          <w:numId w:val="6"/>
        </w:numPr>
      </w:pPr>
      <w:r>
        <w:t xml:space="preserve">☐ 투고 전 IS 분야 동료 2–3명에게 사전 검토 요청</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Fear of Losing Loss Aversion, CIO Power, and Delayed Architectural Switching</dc:title>
  <dc:description>Claude Docs node/a372d690-a0c4@11 docx-w6</dc:description>
  <cp:revision>11</cp:revision>
</cp:coreProperties>
</file>