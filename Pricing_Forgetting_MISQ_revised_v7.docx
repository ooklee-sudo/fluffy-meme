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Pricing and Auditing Forgetting: Shapley-Based Compensation and Enforcement When Developers Measure Their Own Unlearning</w:t>
      </w:r>
    </w:p>
    <w:p>
      <w:pPr>
        <w:pStyle w:val="Heading2"/>
      </w:pPr>
      <w:r>
        <w:t>Abstract</w:t>
      </w:r>
    </w:p>
    <w:p>
      <w:pPr>
        <w:ind w:firstLine="0"/>
      </w:pPr>
      <w:r>
        <w:t xml:space="preserve">Organizations that train language models on third-party data now face withdrawal requests, driven by data-protection law and content-licensing disputes, that they can honor exactly only by retraining. We study how such withdrawals should be priced and how compliance can be verified when the developer both performs and measures the removal. Treating data contributors as players in a coalitional game, we show that the Shapley value of the contribution game coincides with that of the deletion game, so pricing at acquisition and compensation at withdrawal are one rule, although one exposed to replication. Because approximate unlearning must generate the counterfactual utilities, residual knowledge enters estimated values additively, and the aggregate bias is pinned down by the performance a model retains once every contributor has nominally been removed; the result survives sequential unlearning. The core of the paper is enforcement. In a regulator–developer model we show that, with limited audit capacity, protection is rationed and the data hardest to forget is protected least; that when the developer can tune unlearning to a known test, audit power has a ceiling beyond which deterrence is lost, so unpredictable tests are a policy lever of their own; that developers invest in unlearnable training only when enforcement is credible; that test power is the difference between detection and false-positive rates; and that a declare-and-pay liability rule with audits yields continuous deterrence while optimally tolerating some residue. In a small experiment on fictitious authors, with four contributor groups and exact retraining of every coalition, repeated over five seeds, the aggregate bias changes sign as gradient-ascent unlearning strengthens, at a strength that varies across seeds, individual biases persist where the aggregate bias is near zero, sequential estimates drift from set-function estimates, and a brief relearning attack restores most removed knowledge, far beyond what the same attack recovers in a retrained model; suppression tuned to a public benchmark generalized to held-out questions rather than hiding knowledge from them. The remaining enforcement results are checked numerically but not yet tested on language models.</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depend on data they do not own: licensed news archives and books, user-generated content, and personal data covered by data-protection law. That dependence has become a governance problem. Article 17 of the EU General Data Protection Regulation (European Union 2016) grants data subjects a right to erasure, the EU Artificial Intelligence Act (European Union 2024) imposes transparency obligations on providers of general-purpose models, and content owners have begun to demand removal or payment. For an organization, the question is no longer only whether a model may be trained on a dataset but what honoring a later withdrawal will cost, who bears that cost, and how anyone outside the firm can tell that it was paid. These are questions about the pricing of information and the verification of compliance, themes that information systems research has examined for personal data (Smith et al. 2011) and for the management of AI more broadly (Berente et al. 2021), and that the economics of information markets has modeled for the sale of data (Bergemann and Bonatti 2019). What is new in the present setting is that the product being returned, a trained model, cannot be inspected to see whether the data is really gone. We ask how withdrawal of data from a trained model should be priced, and how compliance can be made verifiable, when the developer both performs and measures the removal.</w:t>
      </w:r>
    </w:p>
    <w:p>
      <w:pPr/>
      <w:r>
        <w:t>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four contributions.</w:t>
      </w:r>
    </w:p>
    <w:p>
      <w:pPr/>
      <w:r>
        <w:t xml:space="preserve">First, we formalize the link between pricing and withdrawal.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 The rule is not neutral to how data is packaged, however. A contributor who submits a replica of its data as a second player gains exactly when its marginal value is concentrated in small coalitions (Section 3.4).</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 We then extend the result to sequential unlearning, where the model's state depends on the order of removals: the aggregate identity survives once the residual is averaged over removal orders, and the departure of individual values from an order-averaged benchmark is bounded by a measure of path sensitivity (Section 4.3).</w:t>
      </w:r>
    </w:p>
    <w:p>
      <w:pPr/>
      <w:r>
        <w:t xml:space="preserve">Third, we consider enforcement, which is the center of the paper. A developer who is liable for the value of the data it retains, or who pays compensation tied to unlearning outcomes, has an obvious reason to under-unlearn and over-report. We derive a condition, linking audit probability, audit power, penalty, and the value of residual knowledge, under which truthful reporting is optimal, and then let a regulator design the audit: the cost-minimizing design shifts toward audit power as tests become cheaper, and if the developer itself estimates the penalty base, the range of residual knowledge that audits can deter shrinks by an explicit factor (Section 5.2). We then relax the one-request, fixed-test, complete-information setting in five ways. With many requests and limited audit capacity, protection is rationed and the data hardest to forget is protected least (Section 5.4). If the developer can tune unlearning to the test, audit power has a ceiling beyond which deterrence is lost (Section 5.5). Investment in unlearnable training is complementary to enforcement and follows a threshold in it (Section 5.6). The power of a test is its detection rate net of its false-positive rate (Section 5.7). And when the residue is private to the developer, a declare-and-pay liability rule replaces the cliff of the binary model with continuous deterrence and an optimum that tolerates some residue (Section 5.8).</w:t>
      </w:r>
    </w:p>
    <w:p>
      <w:pPr/>
      <w:r>
        <w:t xml:space="preserve">Fourth, we draw out what the results imply for the organizations and regulators involved (Section 7): who should compute the values on which enforcement relies, how audit effort should be split between frequency and test strength, why tests should be hard to anticipate, why developers underinvest in unlearnability unless enforcement is credible, and why contributor identity and deduplication belong in the pricing rule.</w:t>
      </w:r>
    </w:p>
    <w:p>
      <w:pPr/>
      <w:r>
        <w:t>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with a retrained control and a concealment arm, on audit power. It does not address redundant or heavily duplicated contributors, which we leave for future work.</w:t>
      </w:r>
    </w:p>
    <w:p>
      <w:pPr/>
      <w:r>
        <w:t xml:space="preserve">The rest of the paper is organized as follows. Section 2 reviews related work. Section 3 introduces the model, the duality result, and contributor manipulation. Section 4 analyzes estimation under approximate and sequential unlearning. Section 5 studies incentives and audit design, including triage, concealment, investment, noisy tests, and self-assessment. Section 6 describes the experimental design, reports the results, and sets out numerical verification and a protocol for the new predictions. Section 7 discusses implications and limitations, and Section 8 concludes.</w:t>
      </w:r>
    </w:p>
    <w:p>
      <w:pPr>
        <w:pStyle w:val="Heading2"/>
      </w:pPr>
      <w:r>
        <w:t>2 Related Work</w:t>
      </w:r>
    </w:p>
    <w:p>
      <w:pPr/>
      <w:r>
        <w:rPr>
          <w:b/>
        </w:rPr>
        <w:t>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We take these estimators as given and ask what happens when the counterfactual they rely on is generated by unlearning rather than by retraining.</w:t>
      </w:r>
    </w:p>
    <w:p>
      <w:pPr/>
      <w:r>
        <w:rPr>
          <w:b/>
        </w:rPr>
        <w:t>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r>
        <w:rPr>
          <w:b/>
        </w:rPr>
        <w:t xml:space="preserve">Data market design. </w:t>
      </w:r>
      <w:r>
        <w:t>Information systems and market-design research treat data as a traded input whose appropriation is weak. Koutroumpis, Leiponen, and Thomas (2020) argue that provenance stands in for quality: because a buyer cannot inspect legitimacy, exchange is either large and weakly controlled or small and tightly controlled. Spiekermann, Acquisti, Böhme, and Hui (2015) show that personal-data markets stall for the same reason, since a seller cannot commit to how the data will be used downstream. Bergemann and Bonatti (2019) and Bergemann, Bonatti, and Gan (2022) model intermediaries who buy data and resell an information product; Agarwal, Dahleh, and Sarkar (2019) design a marketplace that elicits data and allocates payment. Gregory, Henfridsson, Kaganer, and Kyriakou (2021) locate the organizational value of such data in data network effects, which accrue only if the platform keeps learning from what users contribute, and Krämer and Shekhar (2025) study the regulatory design of that learning, comparing mandated sharing with siloing inside a platform ecosystem. Li, Li, and Yang (2025) show that a right to choose whether to share can raise firm profit at the consumer's expense, so voluntary participation is not itself a compensation rule. These designs price a forward transaction, sale or sharing. None prices the reverse transaction, a later withdrawal from a model that has already absorbed the data, and none ties the price to a counterfactual that the buyer must itself approximate.</w:t>
      </w:r>
    </w:p>
    <w:p>
      <w:pPr/>
      <w:r>
        <w:rPr>
          <w:b/>
        </w:rPr>
        <w:t xml:space="preserve">Regulatory compliance and the right to erasure. </w:t>
      </w:r>
      <w:r>
        <w:t>A second conversation asks whether firms comply with rules whose violation is hard to see. Smith, Dinev, and Xu (2011) and Bélanger and Crossler (2011) review how individuals value and protect personal information; Culnan and Armstrong (1999) and Xu, Teo, Tan, and Agarwal (2012) show that procedural fairness and government regulation shape the willingness to disclose. On the firm side, Greenaway, Chan, and Crossler (2015) treat privacy orientation as an organizational stance, and Wall, Lowry, and Barlow (2016) model selective violation of externally imposed privacy and security rules. Angst, Block, D'Arcy, and Kelley (2017) find that security investment deters breaches only once institutional pressure is taken into account. Article 17 of the GDPR (European Union 2016) and the transparency duties in the AI Act (European Union 2024) move this problem onto trained models: erasure is owed, but a model cannot be inspected to see whether the data is gone. Berente, Gu, Recker, and Santhanam (2021) name the obstacle inscrutability. We read our audit model as a formalization of that obstacle. Audit power and audit frequency are substitutes in deterrence, and a developer who both performs the unlearning and measures it can shrink the residue an audit is able to punish (Sections 5.1 and 5.2).</w:t>
      </w:r>
    </w:p>
    <w:p>
      <w:pPr/>
      <w:r>
        <w:rPr>
          <w:b/>
        </w:rPr>
        <w:t xml:space="preserve">Property rules and liability rules. </w:t>
      </w:r>
      <w:r>
        <w:t>A third conversation asks how the right itself should be protected. Calabresi and Melamed (1972) distinguish a property rule, under which the holder can refuse the transfer, from a liability rule, under which another party may take the entitlement if it pays damages set by a third party. Samuelson (2000) and Schwartz (2004) apply the distinction to personal data and resist a pure property framing: data are nonrival, and the holder's consent does not internalize inferences about others, the externality later formalized by Acemoglu, Makhdoumi, Malekian, and Ozdaglar (2022). Information systems research has mostly stayed with the individual's decision to disclose (Smith et al. 2011; Bélanger and Crossler 2011) rather than with the remedy that follows a withdrawal. Section 5.3 uses the distinction directly. Under a property rule the deletion request must be honored, and Proposition 6 is the condition under which that rule is incentive-compatible for the developer. Under a liability rule the developer may keep the data and pay damages; Proposition 1 supplies a measure of those damages, the contributor's Shapley value, that agrees with the price that would have been paid at acquisition. The liability rule tracks marginal importance when the interest is economic, and is unattractive when it is not, as with personal data or safety-critical knowledge. The two rules are therefore complements, and the audit condition is what makes the property rule credible.</w:t>
      </w:r>
    </w:p>
    <w:p>
      <w:pPr/>
      <w:r>
        <w:rPr>
          <w:b/>
        </w:rPr>
        <w:t xml:space="preserve">What the setting adds. </w:t>
      </w:r>
      <w:r>
        <w:t xml:space="preserve">Two features distinguish compensated unlearning from the market-design, compliance, and entitlement literatures above. Compensation is tied to a counterfactual, what the model would have been without the data, that the paying party must itself approximate, and withdrawal rather than sale is the transaction of interest. Berente et al. (2021) organize the management of AI around autonomy, learning, and inscrutability; the audit model is one way to formalize how inscrutability shifts bargaining between a developer and the owners of its data.</w:t>
      </w:r>
    </w:p>
    <w:p>
      <w:pPr/>
      <w:r>
        <w:rPr>
          <w:b/>
        </w:rPr>
        <w:t xml:space="preserve">Manipulation of allocation rules.</w:t>
      </w:r>
      <w:r>
        <w:t xml:space="preserve"> How the Shapley value responds to the way players are defined is a long-standing question in cooperative game theory; invariance to merging two players is the axiom on which Lehrer (1988) builds his characterization of the Banzhaf value. In data markets, Han et al. (2022) study how semivalues, including the Shapley and Banzhaf values, respond to a player replicating its resource in submodular games. We add a closed-form characterization of when replication pays under the Shapley value for general games (Section 3.4), and we connect it to the deletion side.</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It is the unique allocation satisfying efficiency, symmetry, the null-player property, and additivity (Shapley 1953); efficiency here means that the values sum to v(N), the total gain from all contributors' data.</w:t>
      </w:r>
    </w:p>
    <w:p>
      <w:pPr/>
      <w:r>
        <w:t>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3.3 Why Not Leave-One-Out?</w:t>
      </w:r>
    </w:p>
    <w:p>
      <w:pPr/>
      <w:r>
        <w:t>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3"/>
      </w:pPr>
      <w:r>
        <w:t xml:space="preserve">3.4 Replication and Merging</w:t>
      </w:r>
    </w:p>
    <w:p>
      <w:pPr/>
      <w:r>
        <w:t xml:space="preserve">The duality result takes the set of players as given. In practice a contributor chooses how its data is packaged, and a rule that pays by player invites manipulation of that choice. We study the two simplest manipulations.</w:t>
      </w:r>
    </w:p>
    <w:p>
      <w:pPr/>
      <w:r>
        <w:rPr>
          <w:i/>
        </w:rPr>
        <w:t xml:space="preserve">Replication.</w:t>
      </w:r>
      <w:r>
        <w:t xml:space="preserve"> Suppose contributor i submits a replica of its data under a second identity, so that the player set becomes N′ = (N \ {i}) ∪ {i′, i″}. The replica carries no new information, so the new game v′ satisfies v′(S ∪ A) = v(S ∪ {i}) for every S ⊆ N \ {i} and every nonempty A ⊆ {i′, i″}, and v′(S) = v(S) when A is empty. (We abstract from the fact that duplicating text raises a model's exposure to it and so can change U itself; that effect is the duplication factor k of Section 6.2. Here we isolate the effect of identity alone.) Write m</w:t>
      </w:r>
      <w:r>
        <w:rPr>
          <w:vertAlign w:val="subscript"/>
        </w:rPr>
        <w:t xml:space="preserve">i</w:t>
      </w:r>
      <w:r>
        <w:t xml:space="preserve">(S) = v(S ∪ {i}) − v(S) for the marginal contribution of i to S ⊆ N \ {i}, s = |S|, and w</w:t>
      </w:r>
      <w:r>
        <w:rPr>
          <w:vertAlign w:val="subscript"/>
        </w:rPr>
        <w:t xml:space="preserve">S</w:t>
      </w:r>
      <w:r>
        <w:t xml:space="preserve"> = s!(n − 1 − s)!/n!, the Shapley weight in (2).</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depends on when i's data matters. If its marginal contribution is concentrated in small coalitions, as for data that is valuable but substitutable, the weights n − 1 − 2s are positive where m</w:t>
      </w:r>
      <w:r>
        <w:rPr>
          <w:vertAlign w:val="subscript"/>
        </w:rPr>
        <w:t xml:space="preserve">i</w:t>
      </w:r>
      <w:r>
        <w:t xml:space="preserve">(S) is large and replication pays. If its contribution is complementary and appears only once many others are present, replication loses. In an additive game m</w:t>
      </w:r>
      <w:r>
        <w:rPr>
          <w:vertAlign w:val="subscript"/>
        </w:rPr>
        <w:t xml:space="preserve">i</w:t>
      </w:r>
      <w:r>
        <w:t xml:space="preserve"> is constant, the weighted sum vanishes, and replication is neutral. With two contributors and v({i}) = a, v({j}) = b, v({i, j}) = c, the replicator's total is (2a + c − b)/3 instead of (a + c − b)/2, a gain of (a + b − c)/6, which is positive exactly when the two datasets are substitutes (c &lt; a + b).</w:t>
      </w:r>
    </w:p>
    <w:p>
      <w:pPr/>
      <w:r>
        <w:rPr>
          <w:i/>
        </w:rPr>
        <w:t xml:space="preserve">Merging.</w:t>
      </w:r>
      <w:r>
        <w:t xml:space="preserve"> The converse manipulation also pays in some games. In the three-player majority game, v(S) = 1 if |S| ≥ 2 and 0 otherwise, every player has Shapley value 1/3. If players 1 and 2 merge, the merged player is pivotal in both orderings of the two-player game that results and receives 1, rather than the 2/3 its members received separately. The Banzhaf value is built to satisfy the requirement that a merged player receive the sum of its members' values (Lehrer 1988); the Shapley value does not.</w:t>
      </w:r>
    </w:p>
    <w:p>
      <w:pPr/>
      <w:r>
        <w:t xml:space="preserve">Neither manipulation is an artifact of the duality. Both apply to the contribution game and the deletion game alike, because the two have the same Shapley value, so the protection has to come from the rules that define players. Pricing on verified distinct content, that is, deduplicating before valuation so that identical datasets form one player, removes the replication gain in the idealized case above, at the cost of a deduplication step whose reliability for near-duplicates is limited. We do not pursue alternative allocation rules here.</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and not on the order in which removals are performed. This is a real restriction, since sequential unlearning can compound errors, and we relax it in Section 4.3.</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w:t>
      </w:r>
      <w:r>
        <w:rPr>
          <w:vertAlign w:val="subscript"/>
        </w:rPr>
        <w:t xml:space="preserve">i</w:t>
      </w:r>
      <w:r>
        <w:t xml:space="preserve">(ε) depends on how residuals vary across coalitions, and two simple cases are instructive. Suppose first that each removed contributor leaves behind a fixed residue r, so that ε(T) = r · |N \ T|. The residual game is then additive and φ</w:t>
      </w:r>
      <w:r>
        <w:rPr>
          <w:vertAlign w:val="subscript"/>
        </w:rPr>
        <w:t xml:space="preserve">i</w:t>
      </w:r>
      <w:r>
        <w:t xml:space="preserve">(ε) = −r for every i: all values shift down by the same amount, and rankings are preserved. Suppose instead that residues are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the most.</w:t>
      </w:r>
    </w:p>
    <w:p>
      <w:pPr/>
      <w:r>
        <w:t>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Sequential Unlearning and Path Dependence</w:t>
      </w:r>
    </w:p>
    <w:p>
      <w:pPr/>
      <w:r>
        <w:t xml:space="preserve">Section 4.1 assumed that Û depends only on which contributors are removed. Sequential removal violates this: each update starts from a model already perturbed by earlier ones. We now drop the assumption.</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is a lower bound on δ</w:t>
      </w:r>
      <w:r>
        <w:rPr>
          <w:vertAlign w:val="subscript"/>
        </w:rPr>
        <w:t xml:space="preserve">n</w:t>
      </w:r>
      <w:r>
        <w:t xml:space="preserve">; if even this gap is large relative to v(N), unlearning-based values should not be used for compensation without correction. In Section 6 the set-function estimate is computed by unlearning N \ T in a single pass, which is a different procedure from order-averaged sequential removal, so the distances reported there combine path sensitivity with the difference between batch and sequential removal and are not estimates of the bound in Proposition 5.</w:t>
      </w:r>
    </w:p>
    <w:p>
      <w:pPr>
        <w:pStyle w:val="Heading3"/>
      </w:pPr>
      <w:r>
        <w:t xml:space="preserve">4.4 A Diagnostic</w:t>
      </w:r>
    </w:p>
    <w:p>
      <w:pPr/>
      <w:r>
        <w:t xml:space="preserve">Proposition 3 also suggests a practical check. The aggregate bias does not require computing any Shapley values; it needs only a single comparison between a fully unlearned model and a base model trained on D</w:t>
      </w:r>
      <w:r>
        <w:rPr>
          <w:vertAlign w:val="subscript"/>
        </w:rPr>
        <w:t xml:space="preserve">0</w:t>
      </w:r>
      <w:r>
        <w:t xml:space="preserve">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5 Incentives</w:t>
      </w:r>
    </w:p>
    <w:p>
      <w:pPr>
        <w:pStyle w:val="Heading3"/>
      </w:pPr>
      <w:r>
        <w:t>5.1 Unverifiable Unlearning</w:t>
      </w:r>
    </w:p>
    <w:p>
      <w:pPr/>
      <w:r>
        <w:t>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The condition is elementary, but three of its features deserve comment.</w:t>
      </w:r>
    </w:p>
    <w:p>
      <w:pPr/>
      <w:r>
        <w:t>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w:t>
      </w:r>
      <w:r>
        <w:rPr>
          <w:vertAlign w:val="subscript"/>
        </w:rPr>
        <w:t xml:space="preserve">i</w:t>
      </w:r>
      <w:r>
        <w:t xml:space="preserve"> proportional to the contributor's value, F</w:t>
      </w:r>
      <w:r>
        <w:rPr>
          <w:vertAlign w:val="subscript"/>
        </w:rPr>
        <w:t xml:space="preserve">i</w:t>
      </w:r>
      <w:r>
        <w:t xml:space="preserve"> = kφ</w:t>
      </w:r>
      <w:r>
        <w:rPr>
          <w:vertAlign w:val="subscript"/>
        </w:rPr>
        <w:t xml:space="preserve">i</w:t>
      </w:r>
      <w:r>
        <w:t xml:space="preserve">. But if φ</w:t>
      </w:r>
      <w:r>
        <w:rPr>
          <w:vertAlign w:val="subscript"/>
        </w:rPr>
        <w:t xml:space="preserve">i</w:t>
      </w:r>
      <w:r>
        <w:t xml:space="preserve"> is estimated by the developer using its own approximate unlearning method, Proposition 3 implies that the estimate is biased downward whenever residual knowledge dominates collateral damage, and biased most for the contributors with the largest residue. The developer then benefits twice from incomplete unlearning: once through βρ</w:t>
      </w:r>
      <w:r>
        <w:rPr>
          <w:vertAlign w:val="subscript"/>
        </w:rPr>
        <w:t xml:space="preserve">i</w:t>
      </w:r>
      <w:r>
        <w:t xml:space="preserve"> and again through a smaller penalty base. Valuations used for enforcement should therefore come from a third party, or at least from retraining-based estimates on a proxy model. Section 5.2 quantifies this.</w:t>
      </w:r>
    </w:p>
    <w:p>
      <w:pPr/>
      <w:r>
        <w:t>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 Section 5.6 models the choice.</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by the developer's limited liability. Each audit costs the regulator a &gt; 0, and building a test of power δ costs e(δ) = eδ²/2 with e &gt; 0; the quadratic form is chosen for tractability. If the developer retains residual knowledge, the regulator suffers a harm H &gt; 0, borne by the contributor or by society; penalties are transfers and are not counted. The developer responds as in Proposition 6 and, when indifferent, removes the data exactly. Write θ = [(C − c) + βρ]/F̄,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(e falls), the regulator shifts toward power and audits less often; as audits become cheaper (a falls), it shifts toward frequency; and both p* and δ* rise with the developer's gain from under-unlearning, C − c + βρ, and fall with the penalty cap. Cheap, strong recovery attacks are therefore a substitute for audit effort, which is a second reason, besides robustness, to treat evaluation methods as enforcement infrastructure. The model is deliberately minimal, with one request, a risk-neutral developer, and a single harm parameter. With many heterogeneous requests the same logic applies request by request, but the regulator must also choose which requests to audit, which Section 5.4 takes up.</w:t>
      </w:r>
    </w:p>
    <w:p>
      <w:pPr/>
      <w:r>
        <w:t xml:space="preserve">Proposition 7 treats the penalty cap as exogenous. Suppose instead that the penalty is proportional to the contributor's value, F</w:t>
      </w:r>
      <w:r>
        <w:rPr>
          <w:vertAlign w:val="subscript"/>
        </w:rPr>
        <w:t xml:space="preserve">i</w:t>
      </w:r>
      <w:r>
        <w:t xml:space="preserve"> = kφ̂</w:t>
      </w:r>
      <w:r>
        <w:rPr>
          <w:vertAlign w:val="subscript"/>
        </w:rPr>
        <w:t xml:space="preserve">i</w:t>
      </w:r>
      <w:r>
        <w:t xml:space="preserve"> with k &gt; 0, and consider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the estimated value is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base estimated by the developer with a base computed by a third party from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audit regime deters less residue when the developer sets the base. The tolerable residue shrinks by the factor β/(β + pδk), and the data hardest to forget, which leaves the most residue, is protected least. This is the formal sense in which valuations used for enforcement should not be computed by the developer.</w:t>
      </w:r>
    </w:p>
    <w:p>
      <w:pPr>
        <w:pStyle w:val="Heading3"/>
      </w:pPr>
      <w:r>
        <w:t xml:space="preserve">5.3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w:t>
      </w:r>
      <w:r>
        <w:rPr>
          <w:vertAlign w:val="subscript"/>
        </w:rPr>
        <w:t xml:space="preserve">i</w:t>
      </w:r>
      <w:r>
        <w:t xml:space="preserve">, which is consistent with what the contributor would have been paid at acquisition.</w:t>
      </w:r>
    </w:p>
    <w:p>
      <w:pPr/>
      <w:r>
        <w:t xml:space="preserve">Under such a rule the developer retains i's data if and only if the cost of losing it exceeds the damages, that is, if w({i}) + C ≥ φ</w:t>
      </w:r>
      <w:r>
        <w:rPr>
          <w:vertAlign w:val="subscript"/>
        </w:rPr>
        <w:t xml:space="preserve">i</w:t>
      </w:r>
      <w:r>
        <w:t xml:space="preserve">, where w({i}) is the leave-one-out loss. Two consequences follow. When i's data is largely redundant, w({i}) is small relative to φ</w:t>
      </w:r>
      <w:r>
        <w:rPr>
          <w:vertAlign w:val="subscript"/>
        </w:rPr>
        <w:t xml:space="preserve">i</w:t>
      </w:r>
      <w:r>
        <w:t xml:space="preserve">, and the developer will tend to remove the data rather than pay; little social value is lost, since others supply the same information. When i's data is complementary to the rest, w({i}) can exceed φ</w:t>
      </w:r>
      <w:r>
        <w:rPr>
          <w:vertAlign w:val="subscript"/>
        </w:rPr>
        <w:t xml:space="preserve">i</w:t>
      </w:r>
      <w:r>
        <w:t xml:space="preserve">,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 Section 5.8 combines the two: a liability rule with self-assessed damages that the audit condition makes credible.</w:t>
      </w:r>
    </w:p>
    <w:p>
      <w:pPr>
        <w:pStyle w:val="Heading3"/>
      </w:pPr>
      <w:r>
        <w:t xml:space="preserve">5.4 Many Requests and Audit Triage</w:t>
      </w:r>
    </w:p>
    <w:p>
      <w:pPr/>
      <w:r>
        <w:t xml:space="preserve">A developer rarely faces a single request. Suppose there are m requests, with request i carrying a gain from under-unlearning g</w:t>
      </w:r>
      <w:r>
        <w:rPr>
          <w:vertAlign w:val="subscript"/>
        </w:rPr>
        <w:t xml:space="preserve">i</w:t>
      </w:r>
      <w:r>
        <w:t xml:space="preserve"> = (C</w:t>
      </w:r>
      <w:r>
        <w:rPr>
          <w:vertAlign w:val="subscript"/>
        </w:rPr>
        <w:t xml:space="preserve">i</w:t>
      </w:r>
      <w:r>
        <w:t xml:space="preserve"> − c</w:t>
      </w:r>
      <w:r>
        <w:rPr>
          <w:vertAlign w:val="subscript"/>
        </w:rPr>
        <w:t xml:space="preserve">i</w:t>
      </w:r>
      <w:r>
        <w:t xml:space="preserve">) + βρ</w:t>
      </w:r>
      <w:r>
        <w:rPr>
          <w:vertAlign w:val="subscript"/>
        </w:rPr>
        <w:t xml:space="preserve">i</w:t>
      </w:r>
      <w:r>
        <w:t xml:space="preserve">, a penalty cap F̄</w:t>
      </w:r>
      <w:r>
        <w:rPr>
          <w:vertAlign w:val="subscript"/>
        </w:rPr>
        <w:t xml:space="preserve">i</w:t>
      </w:r>
      <w:r>
        <w:t xml:space="preserve">, and a harm H</w:t>
      </w:r>
      <w:r>
        <w:rPr>
          <w:vertAlign w:val="subscript"/>
        </w:rPr>
        <w:t xml:space="preserve">i</w:t>
      </w:r>
      <w:r>
        <w:t xml:space="preserve"> if residue is retained, and write θ</w:t>
      </w:r>
      <w:r>
        <w:rPr>
          <w:vertAlign w:val="subscript"/>
        </w:rPr>
        <w:t xml:space="preserve">i</w:t>
      </w:r>
      <w:r>
        <w:t xml:space="preserve"> = g</w:t>
      </w:r>
      <w:r>
        <w:rPr>
          <w:vertAlign w:val="subscript"/>
        </w:rPr>
        <w:t xml:space="preserve">i</w:t>
      </w:r>
      <w:r>
        <w:t xml:space="preserve">/F̄</w:t>
      </w:r>
      <w:r>
        <w:rPr>
          <w:vertAlign w:val="subscript"/>
        </w:rPr>
        <w:t xml:space="preserve">i</w:t>
      </w:r>
      <w:r>
        <w:t xml:space="preserve">. The regulator chooses audits and tests request by request, with the audit and test costs of Section 5.2. By Proposition 7, deterring request i with a test of power δ ∈ [θ</w:t>
      </w:r>
      <w:r>
        <w:rPr>
          <w:vertAlign w:val="subscript"/>
        </w:rPr>
        <w:t xml:space="preserve">i</w:t>
      </w:r>
      <w:r>
        <w:t xml:space="preserve">, 1] requires an audit probability of θ</w:t>
      </w:r>
      <w:r>
        <w:rPr>
          <w:vertAlign w:val="subscript"/>
        </w:rPr>
        <w:t xml:space="preserve">i</w:t>
      </w:r>
      <w:r>
        <w:t xml:space="preserve">/δ, so the cheapest way to deter it costs K(θ</w:t>
      </w:r>
      <w:r>
        <w:rPr>
          <w:vertAlign w:val="subscript"/>
        </w:rPr>
        <w:t xml:space="preserve">i</w:t>
      </w:r>
      <w:r>
        <w:t xml:space="preserve">), where K(θ) is the minimum over δ ∈ [θ, 1] of aθ/δ + eδ²/2, defined for θ ≤ 1. Allocating enforcement effort across offenses is the problem Becker (1968) posed; what is specific here is that the offenses differ in how expensive they are to deter.</w:t>
      </w:r>
    </w:p>
    <w:p>
      <w:pPr/>
      <w:r>
        <w:rPr>
          <w:b/>
        </w:rPr>
        <w:t xml:space="preserve">Proposition 9 (Triage).</w:t>
      </w:r>
      <w:r>
        <w:t xml:space="preserve"> (a) K is strictly increasing in θ. In the interior regime, where δ* = (aθ/e)</w:t>
      </w:r>
      <w:r>
        <w:rPr>
          <w:vertAlign w:val="superscript"/>
        </w:rPr>
        <w:t xml:space="preserve">1/3</w:t>
      </w:r>
      <w:r>
        <w:t xml:space="preserve"> ∈ [θ, 1], K(θ) = (3/2)e</w:t>
      </w:r>
      <w:r>
        <w:rPr>
          <w:vertAlign w:val="superscript"/>
        </w:rPr>
        <w:t xml:space="preserve">1/3</w:t>
      </w:r>
      <w:r>
        <w:t xml:space="preserve">(aθ)</w:t>
      </w:r>
      <w:r>
        <w:rPr>
          <w:vertAlign w:val="superscript"/>
        </w:rPr>
        <w:t xml:space="preserve">2/3</w:t>
      </w:r>
      <w:r>
        <w:t xml:space="preserve">; if δ* = θ, then K(θ) = a + eθ²/2; if δ* = 1, then K(θ) = aθ + e/2. (b) Without a budget, request i is deterred if and only if K(θ</w:t>
      </w:r>
      <w:r>
        <w:rPr>
          <w:vertAlign w:val="subscript"/>
        </w:rPr>
        <w:t xml:space="preserve">i</w:t>
      </w:r>
      <w:r>
        <w:t xml:space="preserve">) ≤ H</w:t>
      </w:r>
      <w:r>
        <w:rPr>
          <w:vertAlign w:val="subscript"/>
        </w:rPr>
        <w:t xml:space="preserve">i</w:t>
      </w:r>
      <w:r>
        <w:t xml:space="preserve">, a cutoff on θ</w:t>
      </w:r>
      <w:r>
        <w:rPr>
          <w:vertAlign w:val="subscript"/>
        </w:rPr>
        <w:t xml:space="preserve">i</w:t>
      </w:r>
      <w:r>
        <w:t xml:space="preserve"> that is increasing in H</w:t>
      </w:r>
      <w:r>
        <w:rPr>
          <w:vertAlign w:val="subscript"/>
        </w:rPr>
        <w:t xml:space="preserve">i</w:t>
      </w:r>
      <w:r>
        <w:t xml:space="preserve">. (c) With a total budget 𝓑, the regulator's problem is a 0–1 knapsack with weights K(θ</w:t>
      </w:r>
      <w:r>
        <w:rPr>
          <w:vertAlign w:val="subscript"/>
        </w:rPr>
        <w:t xml:space="preserve">i</w:t>
      </w:r>
      <w:r>
        <w:t xml:space="preserve">) and values H</w:t>
      </w:r>
      <w:r>
        <w:rPr>
          <w:vertAlign w:val="subscript"/>
        </w:rPr>
        <w:t xml:space="preserve">i</w:t>
      </w:r>
      <w:r>
        <w:t xml:space="preserve">; deterring requests in decreasing order of H</w:t>
      </w:r>
      <w:r>
        <w:rPr>
          <w:vertAlign w:val="subscript"/>
        </w:rPr>
        <w:t xml:space="preserve">i</w:t>
      </w:r>
      <w:r>
        <w:t xml:space="preserve">/K(θ</w:t>
      </w:r>
      <w:r>
        <w:rPr>
          <w:vertAlign w:val="subscript"/>
        </w:rPr>
        <w:t xml:space="preserve">i</w:t>
      </w:r>
      <w:r>
        <w:t xml:space="preserve">) until the first request j that does not fit achieves at least OPT − H</w:t>
      </w:r>
      <w:r>
        <w:rPr>
          <w:vertAlign w:val="subscript"/>
        </w:rPr>
        <w:t xml:space="preserve">j</w:t>
      </w:r>
      <w:r>
        <w:t xml:space="preserve">. (d) Let ρ</w:t>
      </w:r>
      <w:r>
        <w:rPr>
          <w:vertAlign w:val="subscript"/>
        </w:rPr>
        <w:t xml:space="preserve">i</w:t>
      </w:r>
      <w:r>
        <w:t xml:space="preserve"> = r</w:t>
      </w:r>
      <w:r>
        <w:rPr>
          <w:vertAlign w:val="subscript"/>
        </w:rPr>
        <w:t xml:space="preserve">i</w:t>
      </w:r>
      <w:r>
        <w:t xml:space="preserve"> with negligible collateral damage, F</w:t>
      </w:r>
      <w:r>
        <w:rPr>
          <w:vertAlign w:val="subscript"/>
        </w:rPr>
        <w:t xml:space="preserve">i</w:t>
      </w:r>
      <w:r>
        <w:t xml:space="preserve"> = kφ̂</w:t>
      </w:r>
      <w:r>
        <w:rPr>
          <w:vertAlign w:val="subscript"/>
        </w:rPr>
        <w:t xml:space="preserve">i</w:t>
      </w:r>
      <w:r>
        <w:t xml:space="preserve">, and compare a developer-estimated base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with a third-party base φ</w:t>
      </w:r>
      <w:r>
        <w:rPr>
          <w:vertAlign w:val="subscript"/>
        </w:rPr>
        <w:t xml:space="preserve">i</w:t>
      </w:r>
      <w:r>
        <w:t xml:space="preserve">. Then θ</w:t>
      </w:r>
      <w:r>
        <w:rPr>
          <w:vertAlign w:val="subscript"/>
        </w:rPr>
        <w:t xml:space="preserve">i</w:t>
      </w:r>
      <w:r>
        <w:rPr>
          <w:vertAlign w:val="superscript"/>
        </w:rPr>
        <w:t xml:space="preserve">D</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 r</w:t>
      </w:r>
      <w:r>
        <w:rPr>
          <w:vertAlign w:val="subscript"/>
        </w:rPr>
        <w:t xml:space="preserve">i</w:t>
      </w:r>
      <w:r>
        <w:t xml:space="preserve">)) ≥ θ</w:t>
      </w:r>
      <w:r>
        <w:rPr>
          <w:vertAlign w:val="subscript"/>
        </w:rPr>
        <w:t xml:space="preserve">i</w:t>
      </w:r>
      <w:r>
        <w:rPr>
          <w:vertAlign w:val="superscript"/>
        </w:rPr>
        <w:t xml:space="preserve">T</w:t>
      </w:r>
      <w:r>
        <w:t xml:space="preserve"> = (C</w:t>
      </w:r>
      <w:r>
        <w:rPr>
          <w:vertAlign w:val="subscript"/>
        </w:rPr>
        <w:t xml:space="preserve">i</w:t>
      </w:r>
      <w:r>
        <w:t xml:space="preserve"> − c</w:t>
      </w:r>
      <w:r>
        <w:rPr>
          <w:vertAlign w:val="subscript"/>
        </w:rPr>
        <w:t xml:space="preserve">i</w:t>
      </w:r>
      <w:r>
        <w:t xml:space="preserve"> + βr</w:t>
      </w:r>
      <w:r>
        <w:rPr>
          <w:vertAlign w:val="subscript"/>
        </w:rPr>
        <w:t xml:space="preserve">i</w:t>
      </w:r>
      <w:r>
        <w:t xml:space="preserve">)/(kφ</w:t>
      </w:r>
      <w:r>
        <w:rPr>
          <w:vertAlign w:val="subscript"/>
        </w:rPr>
        <w:t xml:space="preserve">i</w:t>
      </w:r>
      <w:r>
        <w:t xml:space="preserve">), the ratio φ</w:t>
      </w:r>
      <w:r>
        <w:rPr>
          <w:vertAlign w:val="subscript"/>
        </w:rPr>
        <w:t xml:space="preserve">i</w:t>
      </w:r>
      <w:r>
        <w:t xml:space="preserve">/(φ</w:t>
      </w:r>
      <w:r>
        <w:rPr>
          <w:vertAlign w:val="subscript"/>
        </w:rPr>
        <w:t xml:space="preserve">i</w:t>
      </w:r>
      <w:r>
        <w:t xml:space="preserve"> − r</w:t>
      </w:r>
      <w:r>
        <w:rPr>
          <w:vertAlign w:val="subscript"/>
        </w:rPr>
        <w:t xml:space="preserve">i</w:t>
      </w:r>
      <w:r>
        <w:t xml:space="preserve">) is increasing in r</w:t>
      </w:r>
      <w:r>
        <w:rPr>
          <w:vertAlign w:val="subscript"/>
        </w:rPr>
        <w:t xml:space="preserve">i</w:t>
      </w:r>
      <w:r>
        <w:t xml:space="preserve">, and the maximal harm prevented under the developer base is weakly lower.</w:t>
      </w:r>
    </w:p>
    <w:p>
      <w:pPr/>
      <w:r>
        <w:rPr>
          <w:i/>
        </w:rPr>
        <w:t xml:space="preserve">Proof.</w:t>
      </w:r>
      <w:r>
        <w:t xml:space="preserve"> (a) For θ′ &gt; θ the feasible set [θ′, 1] is contained in [θ, 1] and the objective is increasing in θ at every δ, so K(θ) &lt; K(θ′). The regime formulas follow from Proposition 7(b). (b) is Proposition 7(c) applied request by request. (c) The linear relaxation of the knapsack is solved by the greedy order; its value equals the greedy prefix plus a fraction of H</w:t>
      </w:r>
      <w:r>
        <w:rPr>
          <w:vertAlign w:val="subscript"/>
        </w:rPr>
        <w:t xml:space="preserve">j</w:t>
      </w:r>
      <w:r>
        <w:t xml:space="preserve">, and OPT is at most the relaxation. (d) Substituting F</w:t>
      </w:r>
      <w:r>
        <w:rPr>
          <w:vertAlign w:val="subscript"/>
        </w:rPr>
        <w:t xml:space="preserve">i</w:t>
      </w:r>
      <w:r>
        <w:t xml:space="preserve"> into θ</w:t>
      </w:r>
      <w:r>
        <w:rPr>
          <w:vertAlign w:val="subscript"/>
        </w:rPr>
        <w:t xml:space="preserve">i</w:t>
      </w:r>
      <w:r>
        <w:t xml:space="preserve"> gives the ratio. Because K is increasing, every weight is weakly larger under the developer base, so every set of requests that can be deterred under it can be deterred under the third-party base. ∎</w:t>
      </w:r>
    </w:p>
    <w:p>
      <w:pPr/>
      <w:r>
        <w:t xml:space="preserve">The requests left unprotected are those that are expensive to deter: large g</w:t>
      </w:r>
      <w:r>
        <w:rPr>
          <w:vertAlign w:val="subscript"/>
        </w:rPr>
        <w:t xml:space="preserve">i</w:t>
      </w:r>
      <w:r>
        <w:t xml:space="preserve"> and small F̄</w:t>
      </w:r>
      <w:r>
        <w:rPr>
          <w:vertAlign w:val="subscript"/>
        </w:rPr>
        <w:t xml:space="preserve">i</w:t>
      </w:r>
      <w:r>
        <w:t xml:space="preserve">. Large residue raises g</w:t>
      </w:r>
      <w:r>
        <w:rPr>
          <w:vertAlign w:val="subscript"/>
        </w:rPr>
        <w:t xml:space="preserve">i</w:t>
      </w:r>
      <w:r>
        <w:t xml:space="preserve"> through βr</w:t>
      </w:r>
      <w:r>
        <w:rPr>
          <w:vertAlign w:val="subscript"/>
        </w:rPr>
        <w:t xml:space="preserve">i</w:t>
      </w:r>
      <w:r>
        <w:t xml:space="preserve"> and, under a developer-set base, also shrinks the penalty base, so the data that is hardest to forget is at once the data the developer is most tempted to under-unlearn and the data the regulator can least afford to protect. This is a market-level counterpart of the individual-bias result of Section 4.2, and it requires no assumption about how unlearning works.</w:t>
      </w:r>
    </w:p>
    <w:p>
      <w:pPr>
        <w:pStyle w:val="Heading3"/>
      </w:pPr>
      <w:r>
        <w:t xml:space="preserve">5.5 Concealment and the Limits of Audit Power</w:t>
      </w:r>
    </w:p>
    <w:p>
      <w:pPr/>
      <w:r>
        <w:t xml:space="preserve">Proposition 6 treats detection power δ as a property of the audit. In practice the developer can tune its unlearning to the test it expects: it can suppress the outputs a benchmark probes while leaving the underlying knowledge in place, which is the pattern in Section 6.4, where a standard score falls to zero and a brief relearning attack restores the knowledge. Let the developer choose a concealment level x ∈ [0, 1] that lowers the detection probability to δ(1 − x) at cost κx²/2, with κ &gt; 0, and write z = pδF for the expected penalty absent concealment. The parameter κ is how costly it is to conceal against the auditor's test; secret, rotating, or adaptive tests raise it.</w:t>
      </w:r>
    </w:p>
    <w:p>
      <w:pPr/>
      <w:r>
        <w:rPr>
          <w:b/>
        </w:rPr>
        <w:t xml:space="preserve">Proposition 10 (Concealment ceiling).</w:t>
      </w:r>
      <w:r>
        <w:t xml:space="preserve"> The developer's cheapest expected penalty plus concealment cost is ψ(z) = z − z²/(2κ) for z ≤ κ and κ/2 for z ≥ κ, and exact removal is optimal if and only if ψ(z) ≥ g, where g = (C − c) + βρ. Hence (a) deterrence is feasible only if g ≤ κ/2, whatever the audit intensity; (b) when feasible, it requires z ≥ z̃ = κ(1 − √(1 − 2g/κ)); (c) z̃/g = (2/u)(1 − √(1 − u)) with u = 2g/κ ∈ (0, 1], which lies in (1, 2] and is increasing in u. Concealment raises the intensity needed to deter by at most a factor of two, but only up to the ceiling at which deterrence is lost entirely. Proposition 7 holds with θ replaced by θ̃ = z̃/F̄, and deterrence is feasible if and only if g ≤ κ/2 and θ̃ ≤ 1.</w:t>
      </w:r>
    </w:p>
    <w:p>
      <w:pPr/>
      <w:r>
        <w:rPr>
          <w:i/>
        </w:rPr>
        <w:t xml:space="preserve">Proof.</w:t>
      </w:r>
      <w:r>
        <w:t xml:space="preserve"> The developer minimizes z(1 − x) + κx²/2 over x ∈ [0, 1]. The first-order condition gives x* = min{1, z/κ}, and substituting gives ψ. The function ψ is increasing on [0, κ] with ψ(κ) = κ/2 and is constant beyond. Approximate removal is optimal when g &gt; ψ(z), with ties going to exact removal, which gives the condition; solving z − z²/(2κ) = g for the smaller root gives z̃. For (c), z̃/g = (κ/g)(1 − √(1 − 2g/κ)); substituting u = 2g/κ gives the stated form, which is increasing in u with limits 1 and 2. ∎</w:t>
      </w:r>
    </w:p>
    <w:p>
      <w:pPr/>
      <w:r>
        <w:t xml:space="preserve">Strong audits help only up to a point: once concealment is cheap relative to the gain from under-unlearning, additional audit effort is wasted. This sharpens the claim that evaluation is enforcement infrastructure. What matters is not only how strong a test is but how hard it is to anticipate, and raising κ is the only lever, besides lowering g, that restores deterrence when g &gt; κ/2. Selective violation of rules that are hard to monitor is the pattern Wall, Lowry, and Barlow (2016) describe for privacy and security rules.</w:t>
      </w:r>
    </w:p>
    <w:p>
      <w:pPr>
        <w:pStyle w:val="Heading3"/>
      </w:pPr>
      <w:r>
        <w:t xml:space="preserve">5.6 Investing in Unlearnability</w:t>
      </w:r>
    </w:p>
    <w:p>
      <w:pPr/>
      <w:r>
        <w:t xml:space="preserve">Section 5.1 noted that the exact-removal cost C depends on training-time choices. We now model the choice. Before requests arrive, the developer chooses s ∈ [0, 1] (sharding, modular adapters) at cost ιs²/2, which lowers the exact-removal cost per request to C̄ − λs. It expects m requests, and the regulator has committed to an enforcement intensity z = pδF. Let A = c − βρ + z be the expected cost of approximate removal, g</w:t>
      </w:r>
      <w:r>
        <w:rPr>
          <w:vertAlign w:val="subscript"/>
        </w:rPr>
        <w:t xml:space="preserve">0</w:t>
      </w:r>
      <w:r>
        <w:t xml:space="preserve"> = C̄ − c + βρ, and Λ = mλ²/(2ι) if mλ ≤ ι and Λ = λ − ι/(2m) otherwise.</w:t>
      </w:r>
    </w:p>
    <w:p>
      <w:pPr/>
      <w:r>
        <w:rPr>
          <w:b/>
        </w:rPr>
        <w:t xml:space="preserve">Proposition 11 (Investment threshold).</w:t>
      </w:r>
      <w:r>
        <w:t xml:space="preserve"> The developer invests s</w:t>
      </w:r>
      <w:r>
        <w:rPr>
          <w:vertAlign w:val="subscript"/>
        </w:rPr>
        <w:t xml:space="preserve">e</w:t>
      </w:r>
      <w:r>
        <w:t xml:space="preserve"> = min{1, mλ/ι} and removes every request exactly if and only if z ≥ g</w:t>
      </w:r>
      <w:r>
        <w:rPr>
          <w:vertAlign w:val="subscript"/>
        </w:rPr>
        <w:t xml:space="preserve">0</w:t>
      </w:r>
      <w:r>
        <w:t xml:space="preserve"> − Λ; otherwise it invests nothing and approximates. Hence (a) the enforcement intensity needed for exact removal falls by Λ, which is increasing in the number of expected requests m and in the efficiency λ²/ι of the technology; (b) investment complements enforcement: for z &lt; g</w:t>
      </w:r>
      <w:r>
        <w:rPr>
          <w:vertAlign w:val="subscript"/>
        </w:rPr>
        <w:t xml:space="preserve">0</w:t>
      </w:r>
      <w:r>
        <w:t xml:space="preserve"> − Λ there is no investment at all, and for z ∈ [g</w:t>
      </w:r>
      <w:r>
        <w:rPr>
          <w:vertAlign w:val="subscript"/>
        </w:rPr>
        <w:t xml:space="preserve">0</w:t>
      </w:r>
      <w:r>
        <w:t xml:space="preserve"> − Λ, g</w:t>
      </w:r>
      <w:r>
        <w:rPr>
          <w:vertAlign w:val="subscript"/>
        </w:rPr>
        <w:t xml:space="preserve">0</w:t>
      </w:r>
      <w:r>
        <w:t xml:space="preserve">) the developer invests and removes exactly even though enforcement alone would not have deterred it.</w:t>
      </w:r>
    </w:p>
    <w:p>
      <w:pPr/>
      <w:r>
        <w:rPr>
          <w:i/>
        </w:rPr>
        <w:t xml:space="preserve">Proof.</w:t>
      </w:r>
      <w:r>
        <w:t xml:space="preserve"> Total cost is J(s) = m·min{C̄ − λs, A} + ιs²/2. For s with C̄ − λs ≥ A, J = mA + ιs²/2, which is minimized at s = 0. For s with C̄ − λs ≤ A, J is convex with derivative −mλ + ιs, so on that region it is minimized at max{ŝ, s</w:t>
      </w:r>
      <w:r>
        <w:rPr>
          <w:vertAlign w:val="subscript"/>
        </w:rPr>
        <w:t xml:space="preserve">e</w:t>
      </w:r>
      <w:r>
        <w:t xml:space="preserve">}, where ŝ = (C̄ − A)/λ. If s</w:t>
      </w:r>
      <w:r>
        <w:rPr>
          <w:vertAlign w:val="subscript"/>
        </w:rPr>
        <w:t xml:space="preserve">e</w:t>
      </w:r>
      <w:r>
        <w:t xml:space="preserve"> &lt; ŝ, the minimum on the region exceeds J(0) = mA. If s</w:t>
      </w:r>
      <w:r>
        <w:rPr>
          <w:vertAlign w:val="subscript"/>
        </w:rPr>
        <w:t xml:space="preserve">e</w:t>
      </w:r>
      <w:r>
        <w:t xml:space="preserve"> ≥ ŝ, then J(s</w:t>
      </w:r>
      <w:r>
        <w:rPr>
          <w:vertAlign w:val="subscript"/>
        </w:rPr>
        <w:t xml:space="preserve">e</w:t>
      </w:r>
      <w:r>
        <w:t xml:space="preserve">) ≤ mA if and only if C̄ − A ≤ λs</w:t>
      </w:r>
      <w:r>
        <w:rPr>
          <w:vertAlign w:val="subscript"/>
        </w:rPr>
        <w:t xml:space="preserve">e</w:t>
      </w:r>
      <w:r>
        <w:t xml:space="preserve"> − ιs</w:t>
      </w:r>
      <w:r>
        <w:rPr>
          <w:vertAlign w:val="subscript"/>
        </w:rPr>
        <w:t xml:space="preserve">e</w:t>
      </w:r>
      <w:r>
        <w:t xml:space="preserve">²/(2m) = Λ, and the right side is at most λs</w:t>
      </w:r>
      <w:r>
        <w:rPr>
          <w:vertAlign w:val="subscript"/>
        </w:rPr>
        <w:t xml:space="preserve">e</w:t>
      </w:r>
      <w:r>
        <w:t xml:space="preserve">, so this condition already implies s</w:t>
      </w:r>
      <w:r>
        <w:rPr>
          <w:vertAlign w:val="subscript"/>
        </w:rPr>
        <w:t xml:space="preserve">e</w:t>
      </w:r>
      <w:r>
        <w:t xml:space="preserve"> ≥ ŝ. Rearranging with A = c − βρ + z gives z ≥ g</w:t>
      </w:r>
      <w:r>
        <w:rPr>
          <w:vertAlign w:val="subscript"/>
        </w:rPr>
        <w:t xml:space="preserve">0</w:t>
      </w:r>
      <w:r>
        <w:t xml:space="preserve"> − Λ. ∎</w:t>
      </w:r>
    </w:p>
    <w:p>
      <w:pPr/>
      <w:r>
        <w:t xml:space="preserve">A developer that expects many requests commits sunk cost to modular training precisely when enforcement is credible. This gives the claim that developers have little reason to invest in unlearnability without credible enforcement a formal threshold. It also implies a policy comparison: a regulator can buy a given level of deterrence with audits, whose cost increases in θ, or by subsidizing investment, which raises λ²/ι, whichever is cheaper at the margin.</w:t>
      </w:r>
    </w:p>
    <w:p>
      <w:pPr>
        <w:pStyle w:val="Heading3"/>
      </w:pPr>
      <w:r>
        <w:t xml:space="preserve">5.7 Noisy Tests</w:t>
      </w:r>
    </w:p>
    <w:p>
      <w:pPr/>
      <w:r>
        <w:t xml:space="preserve">A real test can return a positive signal when no residue exists. Let a test have detection probability δ if residue is retained and false-positive probability α &lt; δ if the data was removed exactly; the penalty F is paid on a positive signal.</w:t>
      </w:r>
    </w:p>
    <w:p>
      <w:pPr/>
      <w:r>
        <w:rPr>
          <w:b/>
        </w:rPr>
        <w:t xml:space="preserve">Proposition 12 (Youden condition).</w:t>
      </w:r>
      <w:r>
        <w:t xml:space="preserve"> Exact removal is optimal if and only if pF(δ − α) ≥ (C − c) + βρ. Hence the audit power of Propositions 6 to 11 is J = δ − α, the Youden index (Youden 1950), not the sensitivity δ.</w:t>
      </w:r>
    </w:p>
    <w:p>
      <w:pPr/>
      <w:r>
        <w:rPr>
          <w:i/>
        </w:rPr>
        <w:t xml:space="preserve">Proof.</w:t>
      </w:r>
      <w:r>
        <w:t xml:space="preserve"> Exact removal yields −C − pαF; approximate removal yields −c + βρ − pδF. Comparing the two gives the condition. ∎</w:t>
      </w:r>
    </w:p>
    <w:p>
      <w:pPr/>
      <w:r>
        <w:t xml:space="preserve">A test with higher sensitivity and a higher false-positive rate can be worse for deterrence, and honest developers bear an expected penalty pαF, which is a deadweight cost whenever penalties are not pure transfers. Benchmarks used for compliance should therefore be judged by J rather than by recall alone.</w:t>
      </w:r>
    </w:p>
    <w:p>
      <w:pPr>
        <w:pStyle w:val="Heading3"/>
      </w:pPr>
      <w:r>
        <w:t xml:space="preserve">5.8 Private Residue: Declare-and-Pay</w:t>
      </w:r>
    </w:p>
    <w:p>
      <w:pPr/>
      <w:r>
        <w:t xml:space="preserve">The audit model so far leaves open why the regulator does not simply observe the residue. It does not: the residue is private to the developer and is seen only through an audit. Consider a liability rule with self-assessment, in the sense of Section 5.3. The developer may keep residual knowledge but must declare the amount r̂ it retains and pay contributors a price q per declared unit. An audit with probability p detects an undeclared amount with probability δ and imposes a fine f per undeclared unit. Write z = pδf. The developer first chooses unlearning effort u ≥ 0 at convex cost χ(u), which determines the true residue r(u), decreasing and convex, and earns revenue β per unit retained. Social harm is h per unit retained, with h &gt; β, so the planner minimizes χ(u) + (h − β)r(u). This is the structure of tax compliance (Allingham and Sandmo 1972) applied to retained knowledge.</w:t>
      </w:r>
    </w:p>
    <w:p>
      <w:pPr/>
      <w:r>
        <w:rPr>
          <w:b/>
        </w:rPr>
        <w:t xml:space="preserve">Proposition 13 (Declare-and-pay).</w:t>
      </w:r>
      <w:r>
        <w:t xml:space="preserve"> (a) Given a residue r, the developer declares truthfully if and only if z ≥ q; otherwise it declares nothing. Its cost per unit of residue is the effective price τ = min{q, z}. (b) The effort u*(τ) that minimizes χ(u) + (τ − β)r(u) is nondecreasing in τ, so residue falls continuously with audit intensity. (c) With q = h, effort is socially efficient if and only if z ≥ h. (d) In the linear–quadratic case χ(u) = u²/2 and r(u) = r</w:t>
      </w:r>
      <w:r>
        <w:rPr>
          <w:vertAlign w:val="subscript"/>
        </w:rPr>
        <w:t xml:space="preserve">0</w:t>
      </w:r>
      <w:r>
        <w:t xml:space="preserve">(1 − u), effort is the value of (τ − β)r</w:t>
      </w:r>
      <w:r>
        <w:rPr>
          <w:vertAlign w:val="subscript"/>
        </w:rPr>
        <w:t xml:space="preserve">0</w:t>
      </w:r>
      <w:r>
        <w:t xml:space="preserve"> clipped to [0, 1], and the welfare loss from an effective price τ ∈ [β, h] is (h − τ)²r</w:t>
      </w:r>
      <w:r>
        <w:rPr>
          <w:vertAlign w:val="subscript"/>
        </w:rPr>
        <w:t xml:space="preserve">0</w:t>
      </w:r>
      <w:r>
        <w:t xml:space="preserve">²/2. A regulator with audit cost a, test power δ and fine cap f̄ then sets f = f̄ and z* = h − a/(δf̄r</w:t>
      </w:r>
      <w:r>
        <w:rPr>
          <w:vertAlign w:val="subscript"/>
        </w:rPr>
        <w:t xml:space="preserve">0</w:t>
      </w:r>
      <w:r>
        <w:t xml:space="preserve">²), provided that β &lt; z* ≤ δf̄ and (h − β)r</w:t>
      </w:r>
      <w:r>
        <w:rPr>
          <w:vertAlign w:val="subscript"/>
        </w:rPr>
        <w:t xml:space="preserve">0</w:t>
      </w:r>
      <w:r>
        <w:t xml:space="preserve"> ≤ 1. (e) The second-best optimum leaves residue above the efficient level.</w:t>
      </w:r>
    </w:p>
    <w:p>
      <w:pPr/>
      <w:r>
        <w:rPr>
          <w:i/>
        </w:rPr>
        <w:t xml:space="preserve">Proof.</w:t>
      </w:r>
      <w:r>
        <w:t xml:space="preserve"> (a) The developer chooses r̂ ∈ [0, r] to minimize qr̂ + z(r − r̂), which is linear in r̂ with slope q − z; so r̂ = r if z ≥ q and r̂ = 0 otherwise, with ties going to truthful declaration, and the minimized cost is min{q, z}r. (b) The objective χ(u) + (τ − β)r(u) has cross-derivative r′(u) ≤ 0 in (u, τ), so it has decreasing differences and its largest minimizer is nondecreasing in τ (Topkis 1978). (c) With q = h and z ≥ h we have τ = h, and the developer's objective equals the planner's; if z &lt; h, then τ &lt; h and effort is weakly lower, strictly so at interior solutions. (d) The first-order condition gives u = (τ − β)r</w:t>
      </w:r>
      <w:r>
        <w:rPr>
          <w:vertAlign w:val="subscript"/>
        </w:rPr>
        <w:t xml:space="preserve">0</w:t>
      </w:r>
      <w:r>
        <w:t xml:space="preserve">. The planner's objective is quadratic in u with curvature 1, so the loss is half the squared effort gap, ((h − τ)r</w:t>
      </w:r>
      <w:r>
        <w:rPr>
          <w:vertAlign w:val="subscript"/>
        </w:rPr>
        <w:t xml:space="preserve">0</w:t>
      </w:r>
      <w:r>
        <w:t xml:space="preserve">)²/2. The regulator minimizes az/(δf̄) + (h − z)²r</w:t>
      </w:r>
      <w:r>
        <w:rPr>
          <w:vertAlign w:val="subscript"/>
        </w:rPr>
        <w:t xml:space="preserve">0</w:t>
      </w:r>
      <w:r>
        <w:t xml:space="preserve">²/2 over z ∈ [0, h], with p = z/(δf̄) ≤ 1; raising f lowers the audit cost of any z, so f = f̄, and the first-order condition gives z*. (e) follows because z* &lt; h. ∎</w:t>
      </w:r>
    </w:p>
    <w:p>
      <w:pPr/>
      <w:r>
        <w:t xml:space="preserve">Three points follow. First, the cliff in Proposition 6 comes from binary effort: with continuous effort, audit intensity buys partial deterrence, and the optimal regime tolerates positive residue, more of it as audits become costlier, tests weaker, or fines more capped. Second, the audit condition reappears as z ≥ q: the fine multiple must cover the damage rate divided by the detection probability. Third, the declared amount pins down the compensation flow to contributors, and q can be calibrated to the third-party Shapley value of the data (Proposition 1), which ties Section 5 to Section 3; the calibration itself depends on the application.</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and, through its concealment arm, to P8. For P1 it offers only a sanity check on disjoint groups, and it does not test P3. The extensions in Sections 3.4, 4.3 and 5.2 yield further predictions that this experiment does not address. (P5) With all 24 removal orders, sequential estimates satisfy the aggregate identity of Proposition 4 exactly; with a sample of orders, up to sampling error. (P6) The sign of the replication gain in Proposition 2 is given by the weighted sum stated there. We have not yet run either check.</w:t>
      </w:r>
      <w:ins w:id="902" w:author="Claude" w:date="2026-10-05T00:00:00Z">
        <w:r>
          <w:t xml:space="preserve"> Both are implemented in the accompanying code: the first by enumerating all 24 removal orders, the second by evaluating the weighted sum in Proposition 2 on the measured game.</w:t>
        </w:r>
      </w:ins>
      <w:r>
        <w:t xml:space="preserve"/>
      </w:r>
    </w:p>
    <w:p>
      <w:pPr/>
      <w:r>
        <w:t xml:space="preserve">The enforcement results of Sections 5.4 to 5.8 add three more predictions. (P7) Under a fixed audit budget, undeterred requests concentrate on those with a high deterrence threshold θ</w:t>
      </w:r>
      <w:r>
        <w:rPr>
          <w:vertAlign w:val="subscript"/>
        </w:rPr>
        <w:t xml:space="preserve">i</w:t>
      </w:r>
      <w:r>
        <w:t xml:space="preserve"> (Proposition 9). (P8) When a developer can tune against a public benchmark, the gap between a held-out audit score and the public-benchmark score grows with tuning effort and then saturates (Proposition 10). (P9) Developers that expect more requests adopt modular training, but only above an enforcement threshold (Proposition 11). The experiment reported below tests P8 and does not support it; it does not test P7 and P9.</w:t>
      </w:r>
    </w:p>
    <w:p>
      <w:pPr>
        <w:pStyle w:val="Heading3"/>
      </w:pPr>
      <w:r>
        <w:t>6.1 Setting</w:t>
      </w:r>
    </w:p>
    <w:p>
      <w:pPr/>
      <w:r>
        <w:t>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w:t>
      </w:r>
      <w:r>
        <w:rPr>
          <w:vertAlign w:val="subscript"/>
        </w:rPr>
        <w:t xml:space="preserve">0</w:t>
      </w:r>
      <w:r>
        <w:t xml:space="preserve"> of one hundred further authors is always included in training. Because n = 4 yields only 2</w:t>
      </w:r>
      <w:r>
        <w:rPr>
          <w:vertAlign w:val="superscript"/>
        </w:rPr>
        <w:t xml:space="preserve">4</w:t>
      </w:r>
      <w:r>
        <w:t xml:space="preserve"> = 16 coalitions, the contribution game can be computed exactly by fine-tuning one model per coalition. The base model is Qwen2.5-0.5B, which we fine-tune in full for five epochs (AdamW, learning rate 2e-5, batch size 32) on D</w:t>
      </w:r>
      <w:r>
        <w:rPr>
          <w:vertAlign w:val="subscript"/>
        </w:rPr>
        <w:t xml:space="preserve">0</w:t>
      </w:r>
      <w:r>
        <w:t xml:space="preserve"> together with the groups in the coalition, using a single training run per coalition and seed. We repeat the experiment for five seeds; the seed changes the random assignment of authors to groups as well as the training order, so variation across seeds includes variation in group composition. Seed 0 is analyzed in full (all strengths and the concealment arms); seeds 1 to 4 were run at s ∈ {8, 20, 28, 32}. Each question is presented in one of four prompt formats, drawn at random at each epoch. Format 0 ("Question: … Answer:") is the public benchmark format; unlearning always uses it, and formats 2 and 3 serve as audit formats in Section 6.4.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w:t>
      </w:r>
      <w:r>
        <w:rPr>
          <w:vertAlign w:val="subscript"/>
        </w:rPr>
        <w:t xml:space="preserve">author</w:t>
      </w:r>
      <w:r>
        <w:t xml:space="preserve"> + Δ</w:t>
      </w:r>
      <w:r>
        <w:rPr>
          <w:vertAlign w:val="subscript"/>
        </w:rPr>
        <w:t xml:space="preserve">general</w:t>
      </w:r>
      <w:r>
        <w:t xml:space="preserve">, with Δ measured relative to U(∅). Both components are evaluated on the training questions themselves, so U measures memorization rather than generalization to paraphrased questions. We adopt this smooth score because it varies continuously with the amount of knowledge retained; Section 6.4 reports its variation across seeds.</w:t>
      </w:r>
    </w:p>
    <w:p>
      <w:pPr>
        <w:pStyle w:val="Heading3"/>
      </w:pPr>
      <w:r>
        <w:t>6.2 Manipulations</w:t>
      </w:r>
    </w:p>
    <w:p>
      <w:pPr/>
      <w:r>
        <w:t>The design calls for two manipulations. To test P1, redundant contributors are built by giving two groups the same author facts. To test P3, the depth to which each group is learned is varied by duplicating its training examples k times, for instance with k drawn from {1, 2, 4, 8}; duplication is a natural proxy for the repetition that makes real web text hard to unlearn. Both manipulations are implemented, but the experiment reported here uses neither: its four groups are disjoint, and each is trained once. P1 and P3 therefore remain untested.</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ins w:id="901" w:author="Claude" w:date="2026-10-05T00:00:00Z">
        <w:r>
          <w:t xml:space="preserve"> on this experiment, although both are implemented in the accompanying code (options gd and npo)</w:t>
        </w:r>
      </w:ins>
      <w:r>
        <w:t xml:space="preserve">;</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on questions in the public format. The strength s is the number of gradient-ascent steps per removed group, so removing |N \ T| groups takes s · |N \ T| steps. The learning rate of 1e-6 was chosen in an earlier calibration run with a single training format, in which the sign of ε(∅) changed at about 20 steps per group; with four formats it changes at about 27, so for seed 0 we report s ∈ {8, 12, 16, 20, 24, 28, 32, 40, 48} and for seeds 1 to 4 s ∈ {8, 20, 28, 32}. Because the calibration relies on the retrained baseline U(∅), that is, on the diagnostic of Section 4.4, we report all strengths rather than a single tuned value.</w:t>
      </w:r>
    </w:p>
    <w:p>
      <w:pPr/>
      <w:r>
        <w:t xml:space="preserve">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 and we apply the same attack to the model retrained without the four groups as a control.</w:t>
      </w:r>
    </w:p>
    <w:p>
      <w:pPr/>
      <w:r>
        <w:t xml:space="preserve">To test P8, the developer's unlearning at T = ∅ is followed by 5b suppression steps (learning rate 1e-5, batch size 16) that train the model to answer "I don't know." on the public benchmark questions, with b ∈ {0, 1, 2, 4, 8} in the first design and b ∈ {0, 1, 2, 4, 8, 16} in the second, at s ∈ {16, 20, 24}. In the format design the developer tunes on all forgotten questions in format 0 and the audit asks the same questions in formats 2 and 3. In the held-out design the developer's ascent and suppression use one half of the forgotten questions (the public benchmark) and the audit asks the other half in the public format. In both designs we report the public score, the audit score, and their difference, the concealment gap, and we apply the relearning attack to each resulting model.</w:t>
      </w:r>
    </w:p>
    <w:p>
      <w:pPr>
        <w:pStyle w:val="Heading3"/>
      </w:pPr>
      <w:r>
        <w:t>6.4 Results</w:t>
      </w:r>
    </w:p>
    <w:p>
      <w:pPr/>
      <w:r>
        <w:t xml:space="preserve">Table 1 sets each prediction against what we observe. Table 2 reports the residual game at the empty coalition, ε(∅) = ρ(∅) − κ(∅), for each unlearning strength, together with author performance at T = ∅ before and after a five-step relearning attack, and the same attack applied to the model retrained without the four groups. The retrained baseline U(∅) has author performance 0.111 in seed 0. Tables 1 and 2 describe seed 0, the run with the full grid and the concealment arms; Table 3 and the discussion of variation across seeds cover all five seeds.</w:t>
      </w:r>
    </w:p>
    <w:p>
      <w:pPr>
        <w:pStyle w:val="Caption"/>
      </w:pPr>
      <w:r>
        <w:rPr>
          <w:b/>
        </w:rPr>
        <w:t>Table 1. Predictions and Observed Results (Seed 0 Unless Noted)</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1.00 and 1.04.</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Not computed: within a seed the four exact values differ by at most 0.008, and groups change with the seed, so ranks are not identified.</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−0.732 (s = 8) to +0.121 (s = 40 and 48). Across five seeds ε(∅) at s = 28 is 0.042 ± 0.144.</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Not tested.</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28, author performance at ∅ rises from 0.091 to 0.804 after five steps, against 0.114 to 0.151 for the retrained control. Over five seeds the recovery exceeds the control by 0.600 ± 0.050 at s = 32.</w:t>
            </w:r>
          </w:p>
        </w:tc>
      </w:tr>
      <w:tr>
        <w:tc>
          <w:tcPr>
            <w:tcW w:w="2340" w:type="dxa"/>
          </w:tcPr>
          <w:p>
            <w:pPr>
              <w:pStyle w:val="TableText"/>
            </w:pPr>
            <w:r>
              <w:t xml:space="preserve">Concealment against a public benchmark</w:t>
            </w:r>
          </w:p>
        </w:tc>
        <w:tc>
          <w:tcPr>
            <w:tcW w:w="2340" w:type="dxa"/>
          </w:tcPr>
          <w:p>
            <w:pPr>
              <w:pStyle w:val="TableText"/>
            </w:pPr>
            <w:r>
              <w:t xml:space="preserve">Held-out minus benchmark score vs. suppression budget</w:t>
            </w:r>
          </w:p>
        </w:tc>
        <w:tc>
          <w:tcPr>
            <w:tcW w:w="2340" w:type="dxa"/>
          </w:tcPr>
          <w:p>
            <w:pPr>
              <w:pStyle w:val="TableText"/>
            </w:pPr>
            <w:r>
              <w:t xml:space="preserve">Gap grows with budget, then saturates</w:t>
            </w:r>
          </w:p>
        </w:tc>
        <w:tc>
          <w:tcPr>
            <w:tcW w:w="2340" w:type="dxa"/>
          </w:tcPr>
          <w:p>
            <w:pPr>
              <w:pStyle w:val="TableText"/>
            </w:pPr>
            <w:r>
              <w:t xml:space="preserve">Not supported: at s = 16 the gap falls from +0.074 (b = 0) to +0.012 (b = 16); in the format design it stays at or below +0.006.</w:t>
            </w:r>
          </w:p>
        </w:tc>
      </w:tr>
    </w:tbl>
    <w:p>
      <w:pPr>
        <w:spacing w:after="0" w:line="240" w:lineRule="auto"/>
        <w:ind w:firstLine="0"/>
      </w:pPr>
    </w:p>
    <w:p/>
    <w:p>
      <w:pPr>
        <w:pStyle w:val="Caption"/>
      </w:pPr>
      <w:r>
        <w:rPr>
          <w:b/>
        </w:rPr>
        <w:t>Table 2. Residual Game at the Empty Coalition, by Gradient-Ascent Strength (Seed 0)</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0.732</w:t>
            </w:r>
          </w:p>
        </w:tc>
        <w:tc>
          <w:tcPr>
            <w:tcW w:w="1872" w:type="dxa"/>
          </w:tcPr>
          <w:p>
            <w:pPr>
              <w:pStyle w:val="TableText"/>
            </w:pPr>
            <w:r>
              <w:t xml:space="preserve">0.730</w:t>
            </w:r>
          </w:p>
        </w:tc>
        <w:tc>
          <w:tcPr>
            <w:tcW w:w="1872" w:type="dxa"/>
          </w:tcPr>
          <w:p>
            <w:pPr>
              <w:pStyle w:val="TableText"/>
            </w:pPr>
            <w:r>
              <w:t xml:space="preserve">−0.003</w:t>
            </w:r>
          </w:p>
        </w:tc>
        <w:tc>
          <w:tcPr>
            <w:tcW w:w="1872" w:type="dxa"/>
          </w:tcPr>
          <w:p>
            <w:pPr>
              <w:pStyle w:val="TableText"/>
            </w:pPr>
            <w:r>
              <w:t xml:space="preserve">0.837 → 0.881</w:t>
            </w:r>
          </w:p>
        </w:tc>
      </w:tr>
      <w:tr>
        <w:tc>
          <w:tcPr>
            <w:tcW w:w="1872" w:type="dxa"/>
          </w:tcPr>
          <w:p>
            <w:pPr>
              <w:pStyle w:val="TableText"/>
            </w:pPr>
            <w:r>
              <w:t xml:space="preserve">12</w:t>
            </w:r>
          </w:p>
        </w:tc>
        <w:tc>
          <w:tcPr>
            <w:tcW w:w="1872" w:type="dxa"/>
          </w:tcPr>
          <w:p>
            <w:pPr>
              <w:pStyle w:val="TableText"/>
            </w:pPr>
            <w:r>
              <w:t xml:space="preserve">0.624</w:t>
            </w:r>
          </w:p>
        </w:tc>
        <w:tc>
          <w:tcPr>
            <w:tcW w:w="1872" w:type="dxa"/>
          </w:tcPr>
          <w:p>
            <w:pPr>
              <w:pStyle w:val="TableText"/>
            </w:pPr>
            <w:r>
              <w:t xml:space="preserve">0.620</w:t>
            </w:r>
          </w:p>
        </w:tc>
        <w:tc>
          <w:tcPr>
            <w:tcW w:w="1872" w:type="dxa"/>
          </w:tcPr>
          <w:p>
            <w:pPr>
              <w:pStyle w:val="TableText"/>
            </w:pPr>
            <w:r>
              <w:t xml:space="preserve">−0.004</w:t>
            </w:r>
          </w:p>
        </w:tc>
        <w:tc>
          <w:tcPr>
            <w:tcW w:w="1872" w:type="dxa"/>
          </w:tcPr>
          <w:p>
            <w:pPr>
              <w:pStyle w:val="TableText"/>
            </w:pPr>
            <w:r>
              <w:t xml:space="preserve">0.728 → 0.866</w:t>
            </w:r>
          </w:p>
        </w:tc>
      </w:tr>
      <w:tr>
        <w:tc>
          <w:tcPr>
            <w:tcW w:w="1872" w:type="dxa"/>
          </w:tcPr>
          <w:p>
            <w:pPr>
              <w:pStyle w:val="TableText"/>
            </w:pPr>
            <w:r>
              <w:t xml:space="preserve">16</w:t>
            </w:r>
          </w:p>
        </w:tc>
        <w:tc>
          <w:tcPr>
            <w:tcW w:w="1872" w:type="dxa"/>
          </w:tcPr>
          <w:p>
            <w:pPr>
              <w:pStyle w:val="TableText"/>
            </w:pPr>
            <w:r>
              <w:t xml:space="preserve">0.454</w:t>
            </w:r>
          </w:p>
        </w:tc>
        <w:tc>
          <w:tcPr>
            <w:tcW w:w="1872" w:type="dxa"/>
          </w:tcPr>
          <w:p>
            <w:pPr>
              <w:pStyle w:val="TableText"/>
            </w:pPr>
            <w:r>
              <w:t xml:space="preserve">0.449</w:t>
            </w:r>
          </w:p>
        </w:tc>
        <w:tc>
          <w:tcPr>
            <w:tcW w:w="1872" w:type="dxa"/>
          </w:tcPr>
          <w:p>
            <w:pPr>
              <w:pStyle w:val="TableText"/>
            </w:pPr>
            <w:r>
              <w:t xml:space="preserve">−0.005</w:t>
            </w:r>
          </w:p>
        </w:tc>
        <w:tc>
          <w:tcPr>
            <w:tcW w:w="1872" w:type="dxa"/>
          </w:tcPr>
          <w:p>
            <w:pPr>
              <w:pStyle w:val="TableText"/>
            </w:pPr>
            <w:r>
              <w:t xml:space="preserve">0.559 → 0.850</w:t>
            </w:r>
          </w:p>
        </w:tc>
      </w:tr>
      <w:tr>
        <w:tc>
          <w:tcPr>
            <w:tcW w:w="1872" w:type="dxa"/>
          </w:tcPr>
          <w:p>
            <w:pPr>
              <w:pStyle w:val="TableText"/>
            </w:pPr>
            <w:r>
              <w:t xml:space="preserve">20</w:t>
            </w:r>
          </w:p>
        </w:tc>
        <w:tc>
          <w:tcPr>
            <w:tcW w:w="1872" w:type="dxa"/>
          </w:tcPr>
          <w:p>
            <w:pPr>
              <w:pStyle w:val="TableText"/>
            </w:pPr>
            <w:r>
              <w:t xml:space="preserve">0.255</w:t>
            </w:r>
          </w:p>
        </w:tc>
        <w:tc>
          <w:tcPr>
            <w:tcW w:w="1872" w:type="dxa"/>
          </w:tcPr>
          <w:p>
            <w:pPr>
              <w:pStyle w:val="TableText"/>
            </w:pPr>
            <w:r>
              <w:t xml:space="preserve">0.251</w:t>
            </w:r>
          </w:p>
        </w:tc>
        <w:tc>
          <w:tcPr>
            <w:tcW w:w="1872" w:type="dxa"/>
          </w:tcPr>
          <w:p>
            <w:pPr>
              <w:pStyle w:val="TableText"/>
            </w:pPr>
            <w:r>
              <w:t xml:space="preserve">−0.004</w:t>
            </w:r>
          </w:p>
        </w:tc>
        <w:tc>
          <w:tcPr>
            <w:tcW w:w="1872" w:type="dxa"/>
          </w:tcPr>
          <w:p>
            <w:pPr>
              <w:pStyle w:val="TableText"/>
            </w:pPr>
            <w:r>
              <w:t xml:space="preserve">0.362 → 0.823</w:t>
            </w:r>
          </w:p>
        </w:tc>
      </w:tr>
      <w:tr>
        <w:tc>
          <w:tcPr>
            <w:tcW w:w="1872" w:type="dxa"/>
          </w:tcPr>
          <w:p>
            <w:pPr>
              <w:pStyle w:val="TableText"/>
            </w:pPr>
            <w:r>
              <w:t xml:space="preserve">24</w:t>
            </w:r>
          </w:p>
        </w:tc>
        <w:tc>
          <w:tcPr>
            <w:tcW w:w="1872" w:type="dxa"/>
          </w:tcPr>
          <w:p>
            <w:pPr>
              <w:pStyle w:val="TableText"/>
            </w:pPr>
            <w:r>
              <w:t xml:space="preserve">0.084</w:t>
            </w:r>
          </w:p>
        </w:tc>
        <w:tc>
          <w:tcPr>
            <w:tcW w:w="1872" w:type="dxa"/>
          </w:tcPr>
          <w:p>
            <w:pPr>
              <w:pStyle w:val="TableText"/>
            </w:pPr>
            <w:r>
              <w:t xml:space="preserve">0.083</w:t>
            </w:r>
          </w:p>
        </w:tc>
        <w:tc>
          <w:tcPr>
            <w:tcW w:w="1872" w:type="dxa"/>
          </w:tcPr>
          <w:p>
            <w:pPr>
              <w:pStyle w:val="TableText"/>
            </w:pPr>
            <w:r>
              <w:t xml:space="preserve">−0.001</w:t>
            </w:r>
          </w:p>
        </w:tc>
        <w:tc>
          <w:tcPr>
            <w:tcW w:w="1872" w:type="dxa"/>
          </w:tcPr>
          <w:p>
            <w:pPr>
              <w:pStyle w:val="TableText"/>
            </w:pPr>
            <w:r>
              <w:t xml:space="preserve">0.195 → 0.814</w:t>
            </w:r>
          </w:p>
        </w:tc>
      </w:tr>
      <w:tr>
        <w:tc>
          <w:tcPr>
            <w:tcW w:w="1872" w:type="dxa"/>
          </w:tcPr>
          <w:p>
            <w:pPr>
              <w:pStyle w:val="TableText"/>
            </w:pPr>
            <w:r>
              <w:t xml:space="preserve">28</w:t>
            </w:r>
          </w:p>
        </w:tc>
        <w:tc>
          <w:tcPr>
            <w:tcW w:w="1872" w:type="dxa"/>
          </w:tcPr>
          <w:p>
            <w:pPr>
              <w:pStyle w:val="TableText"/>
            </w:pPr>
            <w:r>
              <w:t xml:space="preserve">−0.023</w:t>
            </w:r>
          </w:p>
        </w:tc>
        <w:tc>
          <w:tcPr>
            <w:tcW w:w="1872" w:type="dxa"/>
          </w:tcPr>
          <w:p>
            <w:pPr>
              <w:pStyle w:val="TableText"/>
            </w:pPr>
            <w:r>
              <w:t xml:space="preserve">−0.021</w:t>
            </w:r>
          </w:p>
        </w:tc>
        <w:tc>
          <w:tcPr>
            <w:tcW w:w="1872" w:type="dxa"/>
          </w:tcPr>
          <w:p>
            <w:pPr>
              <w:pStyle w:val="TableText"/>
            </w:pPr>
            <w:r>
              <w:t xml:space="preserve">0.003</w:t>
            </w:r>
          </w:p>
        </w:tc>
        <w:tc>
          <w:tcPr>
            <w:tcW w:w="1872" w:type="dxa"/>
          </w:tcPr>
          <w:p>
            <w:pPr>
              <w:pStyle w:val="TableText"/>
            </w:pPr>
            <w:r>
              <w:t xml:space="preserve">0.091 → 0.804</w:t>
            </w:r>
          </w:p>
        </w:tc>
      </w:tr>
      <w:tr>
        <w:tc>
          <w:tcPr>
            <w:tcW w:w="1872" w:type="dxa"/>
          </w:tcPr>
          <w:p>
            <w:pPr>
              <w:pStyle w:val="TableText"/>
            </w:pPr>
            <w:r>
              <w:t xml:space="preserve">32</w:t>
            </w:r>
          </w:p>
        </w:tc>
        <w:tc>
          <w:tcPr>
            <w:tcW w:w="1872" w:type="dxa"/>
          </w:tcPr>
          <w:p>
            <w:pPr>
              <w:pStyle w:val="TableText"/>
            </w:pPr>
            <w:r>
              <w:t xml:space="preserve">−0.107</w:t>
            </w:r>
          </w:p>
        </w:tc>
        <w:tc>
          <w:tcPr>
            <w:tcW w:w="1872" w:type="dxa"/>
          </w:tcPr>
          <w:p>
            <w:pPr>
              <w:pStyle w:val="TableText"/>
            </w:pPr>
            <w:r>
              <w:t xml:space="preserve">−0.099</w:t>
            </w:r>
          </w:p>
        </w:tc>
        <w:tc>
          <w:tcPr>
            <w:tcW w:w="1872" w:type="dxa"/>
          </w:tcPr>
          <w:p>
            <w:pPr>
              <w:pStyle w:val="TableText"/>
            </w:pPr>
            <w:r>
              <w:t xml:space="preserve">0.008</w:t>
            </w:r>
          </w:p>
        </w:tc>
        <w:tc>
          <w:tcPr>
            <w:tcW w:w="1872" w:type="dxa"/>
          </w:tcPr>
          <w:p>
            <w:pPr>
              <w:pStyle w:val="TableText"/>
            </w:pPr>
            <w:r>
              <w:t xml:space="preserve">0.011 → 0.753</w:t>
            </w:r>
          </w:p>
        </w:tc>
      </w:tr>
      <w:tr>
        <w:tc>
          <w:tcPr>
            <w:tcW w:w="1872" w:type="dxa"/>
          </w:tcPr>
          <w:p>
            <w:pPr>
              <w:pStyle w:val="TableText"/>
            </w:pPr>
            <w:r>
              <w:t xml:space="preserve">40</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0.412</w:t>
            </w:r>
          </w:p>
        </w:tc>
      </w:tr>
      <w:tr>
        <w:tc>
          <w:tcPr>
            <w:tcW w:w="1872" w:type="dxa"/>
          </w:tcPr>
          <w:p>
            <w:pPr>
              <w:pStyle w:val="TableText"/>
            </w:pPr>
            <w:r>
              <w:t xml:space="preserve">48</w:t>
            </w:r>
          </w:p>
        </w:tc>
        <w:tc>
          <w:tcPr>
            <w:tcW w:w="1872" w:type="dxa"/>
          </w:tcPr>
          <w:p>
            <w:pPr>
              <w:pStyle w:val="TableText"/>
            </w:pPr>
            <w:r>
              <w:t xml:space="preserve">−0.121</w:t>
            </w:r>
          </w:p>
        </w:tc>
        <w:tc>
          <w:tcPr>
            <w:tcW w:w="1872" w:type="dxa"/>
          </w:tcPr>
          <w:p>
            <w:pPr>
              <w:pStyle w:val="TableText"/>
            </w:pPr>
            <w:r>
              <w:t xml:space="preserve">−0.111</w:t>
            </w:r>
          </w:p>
        </w:tc>
        <w:tc>
          <w:tcPr>
            <w:tcW w:w="1872" w:type="dxa"/>
          </w:tcPr>
          <w:p>
            <w:pPr>
              <w:pStyle w:val="TableText"/>
            </w:pPr>
            <w:r>
              <w:t xml:space="preserve">0.010</w:t>
            </w:r>
          </w:p>
        </w:tc>
        <w:tc>
          <w:tcPr>
            <w:tcW w:w="1872" w:type="dxa"/>
          </w:tcPr>
          <w:p>
            <w:pPr>
              <w:pStyle w:val="TableText"/>
            </w:pPr>
            <w:r>
              <w:t xml:space="preserve">0.000 → 0.400</w:t>
            </w:r>
          </w:p>
        </w:tc>
      </w:tr>
      <w:tr>
        <w:tc>
          <w:tcPr>
            <w:tcW w:w="1872" w:type="dxa"/>
          </w:tcPr>
          <w:p>
            <w:pPr>
              <w:pStyle w:val="TableText"/>
            </w:pPr>
            <w:r>
              <w:t xml:space="preserve">Retrained control</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w:t>
            </w:r>
          </w:p>
        </w:tc>
        <w:tc>
          <w:tcPr>
            <w:tcW w:w="1872" w:type="dxa"/>
          </w:tcPr>
          <w:p>
            <w:pPr>
              <w:pStyle w:val="TableText"/>
            </w:pPr>
            <w:r>
              <w:t xml:space="preserve">0.114 → 0.151</w:t>
            </w:r>
          </w:p>
        </w:tc>
      </w:tr>
    </w:tbl>
    <w:p>
      <w:pPr>
        <w:spacing w:after="0" w:line="240" w:lineRule="auto"/>
        <w:ind w:firstLine="0"/>
      </w:pPr>
    </w:p>
    <w:p>
      <w:pPr/>
      <w:r>
        <w:t xml:space="preserve">Fine-tuning on all four groups raises author performance from 0.111 to 0.929 and leaves the general component unchanged, so that v(N) = 0.8175 for the two components together. The exact Shapley values of the four groups are 0.2055, 0.2077, 0.2003, and 0.2040, which sum to v(N). The game is close to additive: the leave-one-out values (0.2051 to 0.2089) are within 4.3 percent of the Shapley values, as one would expect when no two groups are redundant. The spread among groups, 0.007, is small. Across five seeds the within-seed spread is 0.007 ± 0.001, and because the groups change with the seed we cannot tell whether such differences reflect the groups or the training run, so the ranking of contributors is not identified. This is a limitation of the symmetric design, and it renders rank correlations uninformative.</w:t>
      </w:r>
    </w:p>
    <w:p>
      <w:pPr/>
      <w:r>
        <w:t xml:space="preserve">Under exact enumeration of Û, the sum identity in Proposition 3 holds by construction, so the empirical question is how large ε(∅) is and which sign it takes. Both depend strongly on unlearning strength. At s = 8, ε(∅) is 0.732, almost all of it residual knowledge, and the estimated values sum to 0.086, about 10 percent of the total contribution v(N) = 0.8175. The sign changes between s = 24 and s = 28, at roughly 27 steps per group by linear interpolation. At s = 32, ε(∅) is −0.107 and the estimated values overstate the total by about 13 percent; at s = 40 and s = 48 it is −0.121, about 15 percent, where author performance after unlearning has reached zero and the bias cannot fall further. Collateral damage stays small throughout (|κ(∅)| ≤ 0.010), so ε(∅) is close to ρ(∅) at every strength.</w:t>
      </w:r>
    </w:p>
    <w:p>
      <w:pPr/>
      <w:r>
        <w:t xml:space="preserve">A small aggregate bias does not imply small individual biases. The L1 norm of the Shapley values of the residual game, computed on the author component, falls from 0.730 at s = 8 to 0.076 at s = 28, where the aggregate bias is near zero, and is 0.104, 0.113, and 0.111 at s = 32, 40, and 48. At s = 28 the value of ρ(∅) is −0.021 while the L1 norm is 0.076, so the individual biases must have mixed signs and cannot be a common shift of all values. Even there the L1 norm amounts to about 9 percent of v(N) on the author component (0.818). Away from the sign change, at s = 24 and from s = 32 on, the L1 norm is close to |ε(∅)|, so the biases are mostly a common shift in one direction.</w:t>
      </w:r>
    </w:p>
    <w:p>
      <w:pPr/>
      <w:r>
        <w:t xml:space="preserve">The sequential estimate moves away from the set-function estimate as strength increases at first. The L1 distance between the two is 0.009 at s = 8, 0.037 at s = 12, 0.081 at s = 16, 0.128 at s = 20, 0.152 at s = 24, and 0.182 at s = 28, against v(N) = 0.818 on the author component. Beyond that it does not rise monotonically: 0.172 at s = 32, 0.159 at s = 40, and 0.288 at s = 48. The assumption of Section 4.1 thus holds approximately for weak unlearning but breaks down at the strengths where the aggregate bias is small. Because the sequential estimate averages over only six of the 24 possible removal orders, part of each distance reflects sampling error.</w:t>
      </w:r>
    </w:p>
    <w:p>
      <w:pPr/>
      <w:r>
        <w:t xml:space="preserve">The relearning attack shows that the aggregate diagnostic can mislead, and the retrained control shows that what it recovers is residual knowledge. Before the attack, author performance at ∅ on the held-back 90 percent of forgotten pairs is 0.837, 0.728, 0.559, 0.362, 0.195, 0.091, and 0.011 for s = 8 to 32 in the order of Table 2, and 0.000 at s = 40 and 48, against 0.114 for the retrained model. After five relearning steps on 10 percent of the forgotten pairs, performance on the remaining 90 percent returns to 0.881, 0.866, 0.850, 0.823, 0.814, and 0.804 up to s = 28, to 0.753 at s = 32, and to 0.412 and 0.400 at s = 40 and 48. Applying the same attack to the model retrained without the four groups raises its performance only from 0.114 to 0.151, so the recovery in the unlearned models is not a generic ability to relearn quickly from a few examples. At s = 28, where ε(∅) is slightly negative and the diagnostic would suggest complete forgetting (0.091 is below the retrained 0.114), a brief attack recovers 0.804. This is consistent with P4: the measured residual depends on the strength of the attack, and a value of ε(∅) obtained without an attack does not certify removal.</w:t>
      </w:r>
    </w:p>
    <w:p>
      <w:pPr/>
      <w:r>
        <w:rPr>
          <w:i/>
        </w:rPr>
        <w:t xml:space="preserve">Variation across seeds.</w:t>
      </w:r>
      <w:r>
        <w:t xml:space="preserve"> Table 3 repeats the main statistics for five seeds. The total contribution is stable, v(N) = 0.823 ± 0.007 (mean ± standard deviation; 95 percent interval [0.814, 0.832]), and within each seed the four exact Shapley values differ by 0.005 to 0.008, about 3 to 4 percent of a group's value. The aggregate bias is stable only where unlearning is weak: ε(∅) is 0.752 ± 0.015 at s = 8, but 0.325 ± 0.175 at s = 20, 0.042 ± 0.144 at s = 28, and −0.047 ± 0.090 at s = 32. The strength at which it changes sign is 25.5, 26.0, 27.1, and 31.7 in the four seeds in which it does so by s = 32 (mean 27.6, standard deviation 2.8); in the fifth, ε(∅) is still +0.095 at s = 32, so this mean is biased downward. Near the sign change, a single run of ε(∅) is therefore a poor guide to the size or even the sign of the aggregate bias.</w:t>
      </w:r>
    </w:p>
    <w:p>
      <w:pPr>
        <w:pStyle w:val="Caption"/>
      </w:pPr>
      <w:r>
        <w:rPr>
          <w:b/>
        </w:rPr>
        <w:t>Table 3. Five-Seed Summary (Mean ± Standard Deviation, n = 5)</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Strength s</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L1 norm of φ(ε)</w:t>
            </w:r>
          </w:p>
        </w:tc>
        <w:tc>
          <w:tcPr>
            <w:tcW w:w="1872" w:type="dxa"/>
            <w:tcBorders>
              <w:bottom w:val="single" w:sz="6" w:space="0" w:color="auto"/>
            </w:tcBorders>
          </w:tcPr>
          <w:p>
            <w:pPr>
              <w:pStyle w:val="TableText"/>
            </w:pPr>
            <w:r>
              <w:t xml:space="preserve">L1 distance, sequential vs. set-function</w:t>
            </w:r>
          </w:p>
        </w:tc>
        <w:tc>
          <w:tcPr>
            <w:tcW w:w="1872" w:type="dxa"/>
            <w:tcBorders>
              <w:bottom w:val="single" w:sz="6" w:space="0" w:color="auto"/>
            </w:tcBorders>
          </w:tcPr>
          <w:p>
            <w:pPr>
              <w:pStyle w:val="TableText"/>
            </w:pPr>
            <w:r>
              <w:t xml:space="preserve">Excess recovery over retrained control</w:t>
            </w:r>
          </w:p>
        </w:tc>
      </w:tr>
      <w:tr>
        <w:tc>
          <w:tcPr>
            <w:tcW w:w="1872" w:type="dxa"/>
          </w:tcPr>
          <w:p>
            <w:pPr>
              <w:pStyle w:val="TableText"/>
            </w:pPr>
            <w:r>
              <w:t xml:space="preserve">8</w:t>
            </w:r>
          </w:p>
        </w:tc>
        <w:tc>
          <w:tcPr>
            <w:tcW w:w="1872" w:type="dxa"/>
          </w:tcPr>
          <w:p>
            <w:pPr>
              <w:pStyle w:val="TableText"/>
            </w:pPr>
            <w:r>
              <w:t xml:space="preserve">0.752 ± 0.015</w:t>
            </w:r>
          </w:p>
        </w:tc>
        <w:tc>
          <w:tcPr>
            <w:tcW w:w="1872" w:type="dxa"/>
          </w:tcPr>
          <w:p>
            <w:pPr>
              <w:pStyle w:val="TableText"/>
            </w:pPr>
            <w:r>
              <w:t xml:space="preserve">0.749 ± 0.014</w:t>
            </w:r>
          </w:p>
        </w:tc>
        <w:tc>
          <w:tcPr>
            <w:tcW w:w="1872" w:type="dxa"/>
          </w:tcPr>
          <w:p>
            <w:pPr>
              <w:pStyle w:val="TableText"/>
            </w:pPr>
            <w:r>
              <w:t xml:space="preserve">0.027 ± 0.043</w:t>
            </w:r>
          </w:p>
        </w:tc>
        <w:tc>
          <w:tcPr>
            <w:tcW w:w="1872" w:type="dxa"/>
          </w:tcPr>
          <w:p>
            <w:pPr>
              <w:pStyle w:val="TableText"/>
            </w:pPr>
            <w:r>
              <w:t xml:space="preserve">0.729 ± 0.006</w:t>
            </w:r>
          </w:p>
        </w:tc>
      </w:tr>
      <w:tr>
        <w:tc>
          <w:tcPr>
            <w:tcW w:w="1872" w:type="dxa"/>
          </w:tcPr>
          <w:p>
            <w:pPr>
              <w:pStyle w:val="TableText"/>
            </w:pPr>
            <w:r>
              <w:t xml:space="preserve">20</w:t>
            </w:r>
          </w:p>
        </w:tc>
        <w:tc>
          <w:tcPr>
            <w:tcW w:w="1872" w:type="dxa"/>
          </w:tcPr>
          <w:p>
            <w:pPr>
              <w:pStyle w:val="TableText"/>
            </w:pPr>
            <w:r>
              <w:t xml:space="preserve">0.325 ± 0.175</w:t>
            </w:r>
          </w:p>
        </w:tc>
        <w:tc>
          <w:tcPr>
            <w:tcW w:w="1872" w:type="dxa"/>
          </w:tcPr>
          <w:p>
            <w:pPr>
              <w:pStyle w:val="TableText"/>
            </w:pPr>
            <w:r>
              <w:t xml:space="preserve">0.349 ± 0.144</w:t>
            </w:r>
          </w:p>
        </w:tc>
        <w:tc>
          <w:tcPr>
            <w:tcW w:w="1872" w:type="dxa"/>
          </w:tcPr>
          <w:p>
            <w:pPr>
              <w:pStyle w:val="TableText"/>
            </w:pPr>
            <w:r>
              <w:t xml:space="preserve">0.142 ± 0.062</w:t>
            </w:r>
          </w:p>
        </w:tc>
        <w:tc>
          <w:tcPr>
            <w:tcW w:w="1872" w:type="dxa"/>
          </w:tcPr>
          <w:p>
            <w:pPr>
              <w:pStyle w:val="TableText"/>
            </w:pPr>
            <w:r>
              <w:t xml:space="preserve">0.684 ± 0.009</w:t>
            </w:r>
          </w:p>
        </w:tc>
      </w:tr>
      <w:tr>
        <w:tc>
          <w:tcPr>
            <w:tcW w:w="1872" w:type="dxa"/>
          </w:tcPr>
          <w:p>
            <w:pPr>
              <w:pStyle w:val="TableText"/>
            </w:pPr>
            <w:r>
              <w:t xml:space="preserve">28</w:t>
            </w:r>
          </w:p>
        </w:tc>
        <w:tc>
          <w:tcPr>
            <w:tcW w:w="1872" w:type="dxa"/>
          </w:tcPr>
          <w:p>
            <w:pPr>
              <w:pStyle w:val="TableText"/>
            </w:pPr>
            <w:r>
              <w:t xml:space="preserve">0.042 ± 0.144</w:t>
            </w:r>
          </w:p>
        </w:tc>
        <w:tc>
          <w:tcPr>
            <w:tcW w:w="1872" w:type="dxa"/>
          </w:tcPr>
          <w:p>
            <w:pPr>
              <w:pStyle w:val="TableText"/>
            </w:pPr>
            <w:r>
              <w:t xml:space="preserve">0.141 ± 0.069</w:t>
            </w:r>
          </w:p>
        </w:tc>
        <w:tc>
          <w:tcPr>
            <w:tcW w:w="1872" w:type="dxa"/>
          </w:tcPr>
          <w:p>
            <w:pPr>
              <w:pStyle w:val="TableText"/>
            </w:pPr>
            <w:r>
              <w:t xml:space="preserve">0.178 ± 0.081</w:t>
            </w:r>
          </w:p>
        </w:tc>
        <w:tc>
          <w:tcPr>
            <w:tcW w:w="1872" w:type="dxa"/>
          </w:tcPr>
          <w:p>
            <w:pPr>
              <w:pStyle w:val="TableText"/>
            </w:pPr>
            <w:r>
              <w:t xml:space="preserve">0.646 ± 0.016</w:t>
            </w:r>
          </w:p>
        </w:tc>
      </w:tr>
      <w:tr>
        <w:tc>
          <w:tcPr>
            <w:tcW w:w="1872" w:type="dxa"/>
          </w:tcPr>
          <w:p>
            <w:pPr>
              <w:pStyle w:val="TableText"/>
            </w:pPr>
            <w:r>
              <w:t xml:space="preserve">32</w:t>
            </w:r>
          </w:p>
        </w:tc>
        <w:tc>
          <w:tcPr>
            <w:tcW w:w="1872" w:type="dxa"/>
          </w:tcPr>
          <w:p>
            <w:pPr>
              <w:pStyle w:val="TableText"/>
            </w:pPr>
            <w:r>
              <w:t xml:space="preserve">−0.047 ± 0.090</w:t>
            </w:r>
          </w:p>
        </w:tc>
        <w:tc>
          <w:tcPr>
            <w:tcW w:w="1872" w:type="dxa"/>
          </w:tcPr>
          <w:p>
            <w:pPr>
              <w:pStyle w:val="TableText"/>
            </w:pPr>
            <w:r>
              <w:t xml:space="preserve">0.097 ± 0.034</w:t>
            </w:r>
          </w:p>
        </w:tc>
        <w:tc>
          <w:tcPr>
            <w:tcW w:w="1872" w:type="dxa"/>
          </w:tcPr>
          <w:p>
            <w:pPr>
              <w:pStyle w:val="TableText"/>
            </w:pPr>
            <w:r>
              <w:t xml:space="preserve">0.158 ± 0.088</w:t>
            </w:r>
          </w:p>
        </w:tc>
        <w:tc>
          <w:tcPr>
            <w:tcW w:w="1872" w:type="dxa"/>
          </w:tcPr>
          <w:p>
            <w:pPr>
              <w:pStyle w:val="TableText"/>
            </w:pPr>
            <w:r>
              <w:t xml:space="preserve">0.600 ± 0.050</w:t>
            </w:r>
          </w:p>
        </w:tc>
      </w:tr>
    </w:tbl>
    <w:p>
      <w:pPr/>
      <w:r>
        <w:t xml:space="preserve">The individual-bias result also holds seed by seed. At six of the 25 seed–strength pairs, the L1 norm of the residual game's Shapley values exceeds |ε(∅)| by a factor of 1.4 to 4.7: seed 0 at s = 28, seed 1 at s = 20, 28, and 32, seed 3 at s = 28, and seed 4 at s = 32. At these points |ε(∅)| is at most 0.139 while the L1 norm lies between 0.046 and 0.279, so the individual biases have mixed signs although the aggregate bias is small. At all other pairs the L1 norm is between 0.9 and 1.0 times |ε(∅)|, so the biases are mostly a common shift.</w:t>
      </w:r>
    </w:p>
    <w:p>
      <w:pPr/>
      <w:r>
        <w:t xml:space="preserve">The relearning result is the most stable. Excess recovery over the retrained control is 0.729 ± 0.006 at s = 8, 0.684 ± 0.009 at s = 20, 0.646 ± 0.016 at s = 28, and 0.600 ± 0.050 at s = 32, while the controls themselves recover only to between 0.136 and 0.153. At all seven seed–strength pairs with ε(∅) ≤ 0 (seeds 0, 1, and 3 at s = 28 and 32, and seed 4 at s = 32), the unlearned model scores at or below the retrained baseline of its own seed before the attack (0.004 to 0.098, against baselines of 0.097 to 0.120) and recovers to between 0.650 and 0.811 after it. The distance between the sequential and set-function estimates is 0.027 ± 0.043 at s = 8 and 0.142 ± 0.062, 0.178 ± 0.081, and 0.158 ± 0.088 at s = 20, 28, and 32: it rises from near zero and then levels off, with wide intervals.</w:t>
      </w:r>
    </w:p>
    <w:p>
      <w:pPr/>
      <w:r>
        <w:rPr>
          <w:i/>
        </w:rPr>
        <w:t xml:space="preserve">Concealment (P8).</w:t>
      </w:r>
      <w:r>
        <w:t xml:space="preserve"> The concealment arm does not show the predicted pattern. In the format design the audit score exceeds the public score by at most 0.006 at every strength and budget: suppression tuned on the benchmark format lowers both together (at s = 16, from 0.560 and 0.564 at b = 0 to 0.053 and 0.056 at b = 8). In the held-out design the gap at b = 0 is positive, +0.074, +0.054, and +0.012 at s = 16, 20, and 24, because gradient ascent acts most directly on the questions the developer sees. As the suppression budget grows, the gap shrinks to +0.012, +0.005, and 0.000 at b = 16 while both scores fall toward zero. Suppression therefore generalizes to questions the developer did not tune on, and we do not observe the widening gap that Proposition 10 describes when concealment is cheap. This is what the proposition implies when concealment is costly (a large κ), but we cannot estimate κ from these data. The arm does show that a standard score near zero certifies little: after b = 16 the benchmark scores are 0.063, 0.033, and 0.013 at s = 16, 20, and 24, below the retrained baseline of 0.111, yet a five-step relearning attack restores performance to 0.733, 0.711, and 0.689, against 0.151 for the retrained control.</w:t>
      </w:r>
    </w:p>
    <w:p>
      <w:pPr/>
      <w:r>
        <w:t xml:space="preserve">Taken together, the results support the claim that the aggregate bias is governed by ε(∅) and can take either sign, depending on how aggressively the method unlearns. Across five seeds they also show that individual biases persist where the aggregate bias is small, that the strength at which the aggregate bias changes sign varies from run to run, and that a retrained control confirms that recovered performance is residual knowledge. They do not support the concealment prediction (P8) in this setting, and they do not speak to redundancy (P1), to data that is hard to forget (P3), or to differences across unlearning methods.</w:t>
      </w:r>
    </w:p>
    <w:p>
      <w:pPr>
        <w:pStyle w:val="Heading3"/>
      </w:pPr>
      <w:r>
        <w:t xml:space="preserve">6.5 Numerical Verification and a Protocol for the Remaining Predictions</w:t>
      </w:r>
    </w:p>
    <w:p>
      <w:pPr/>
      <w:r>
        <w:t xml:space="preserve">The accompanying code verifies the algebra of the propositions against brute-force computation: the duality and replication formulas (Propositions 1 and 2), the sequential identity and path-sensitivity bound on random path-dependent residuals (Propositions 4 and 5), the audit-design and penalty-base thresholds (Propositions 7 and 8), and the new results (Propositions 9 to 13), including the developer's best response by grid search and exhaustive knapsack solutions for the greedy bound. All checks pass. This establishes that the statements are internally correct; it says nothing about whether language-model developers behave as the model assumes.</w:t>
      </w:r>
    </w:p>
    <w:p>
      <w:pPr/>
      <w:r>
        <w:t xml:space="preserve">The concealment arm of Section 6.4 tests P8 and does not support it. A protocol for P7 and P9 reuses the pipeline of Section 6.1 and has not been run. For P7, repeat the experiment with groups duplicated k ∈ {1, 2, 4, 8} (implemented in the accompanying code), estimate g</w:t>
      </w:r>
      <w:r>
        <w:rPr>
          <w:vertAlign w:val="subscript"/>
        </w:rPr>
        <w:t xml:space="preserve">i</w:t>
      </w:r>
      <w:r>
        <w:t xml:space="preserve"> from relearning recovery, compute K(θ</w:t>
      </w:r>
      <w:r>
        <w:rPr>
          <w:vertAlign w:val="subscript"/>
        </w:rPr>
        <w:t xml:space="preserve">i</w:t>
      </w:r>
      <w:r>
        <w:t xml:space="preserve">), and check that the protected set shrinks for high-k groups under a fixed budget. For P9, estimate λ and ι from measured compute for a sharded variant and for full retraining, and check the simulated developer's choice against the threshold z ≥ g</w:t>
      </w:r>
      <w:r>
        <w:rPr>
          <w:vertAlign w:val="subscript"/>
        </w:rPr>
        <w:t xml:space="preserve">0</w:t>
      </w:r>
      <w:r>
        <w:t xml:space="preserve"> − Λ. A stronger test of P8 would use a more demanding auditor, such as paraphrases or adversarial prompts, and a stronger concealment method than refusal fine-tuning. Several seeds per cell and pre-registration would be the minimum for a claim of support, as in the main experiment of Section 6.4.</w:t>
      </w:r>
    </w:p>
    <w:p>
      <w:pPr>
        <w:pStyle w:val="Heading2"/>
      </w:pPr>
      <w:r>
        <w:t>7 Discussion and Limitations</w:t>
      </w:r>
    </w:p>
    <w:p>
      <w:pPr/>
      <w:r>
        <w:rPr>
          <w:b/>
        </w:rPr>
        <w:t xml:space="preserve">Implications for practice and policy.</w:t>
      </w:r>
      <w:r>
        <w:t xml:space="preserve"> Taken with the propositions, the analysis suggests seven things for the organizations and regulators involved. They follow from a stylized model and a small experiment, and we state them as hypotheses about design rather than as findings.</w:t>
      </w:r>
    </w:p>
    <w:p>
      <w:pPr/>
      <w:r>
        <w:rPr>
          <w:i/>
        </w:rPr>
        <w:t xml:space="preserve">Separate valuation from the party being valued.</w:t>
      </w:r>
      <w:r>
        <w:t xml:space="preserve"> Values computed by the developer from its own unlearning method are biased downward where residual knowledge dominates (Proposition 3), and the bias is largest for the contributors whose data is hardest to forget; used as a penalty base, they also shrink the residue that audits can deter (Proposition 8). Enforcement should rest on retraining-based valuations on a proxy model computed by a third party, which requires that the developer retain a base checkpoint and the evaluation suite in escrow so that the diagnostic of Section 4.4 can be run.</w:t>
      </w:r>
    </w:p>
    <w:p>
      <w:pPr/>
      <w:r>
        <w:rPr>
          <w:i/>
        </w:rPr>
        <w:t xml:space="preserve">Treat evaluation as enforcement infrastructure.</w:t>
      </w:r>
      <w:r>
        <w:t xml:space="preserve"> Audit frequency and audit power are substitutes in deterrence (Proposition 7), so regulators and industry bodies can choose between many weak checks and a few strong ones according to relative cost. Strong recovery attacks of the kind studied in Section 6.4 are the natural tool for the second route, and an unlearning claim that has not survived one should not count as compliance.</w:t>
      </w:r>
    </w:p>
    <w:p>
      <w:pPr/>
      <w:r>
        <w:rPr>
          <w:i/>
        </w:rPr>
        <w:t xml:space="preserve">Make tests hard to anticipate.</w:t>
      </w:r>
      <w:r>
        <w:t xml:space="preserve"> Proposition 10 bounds the effectiveness of auditing by the developer's cost of tuning its unlearning to the test, and the bound binds when the gain from under-unlearning exceeds half that cost. This is the Goodhart problem of public unlearning benchmarks: a method optimized against a known benchmark can suppress what the benchmark probes without removing the knowledge. The remedy the model points to is less predictable audits, with undisclosed, rotating, or adaptive tests that raise the cost of concealment, together with test power measured net of false positives (Proposition 12), rather than more audits of the same kind. Statutory caps matter in the same way, because the penalty ceiling F̄, for example the turnover-based ceiling in Article 83(5) of the GDPR, enters the deterrence threshold θ and so decides whether the ceiling of Proposition 10 is reached.</w:t>
      </w:r>
      <w:r>
        <w:t xml:space="preserve"> In our experiment, suppression tuned on benchmark questions generalized to held-out questions rather than hiding knowledge from them (Section 6.4), so we do not observe the concealment gap; what we do observe is that a standard score near zero coexists with knowledge that a relearning attack recovers, far beyond what the same attack recovers in a retrained model.</w:t>
      </w:r>
    </w:p>
    <w:p>
      <w:pPr/>
      <w:r>
        <w:rPr>
          <w:i/>
        </w:rPr>
        <w:t xml:space="preserve">Expect rationed protection.</w:t>
      </w:r>
      <w:r>
        <w:t xml:space="preserve"> With limited audit capacity, regulators cannot protect all requests, and Proposition 9 shows who is left out: requests that are costly to deter, which are those on data the developer gains most from under-unlearning and on which a developer-set penalty base is smallest. A transparent triage rule, combined with third-party valuations, is preferable to ad hoc selection.</w:t>
      </w:r>
    </w:p>
    <w:p>
      <w:pPr/>
      <w:r>
        <w:rPr>
          <w:i/>
        </w:rPr>
        <w:t xml:space="preserve">Pay for unlearnability at training time.</w:t>
      </w:r>
      <w:r>
        <w:t xml:space="preserve"> The cost saving C − c from approximate removal enters the audit condition directly, so modular or sharded training that lowers C relaxes it. Developers have little reason to invest in such designs unless enforcement is credible, which suggests that deletion rules and audit regimes should be considered together rather than separately.</w:t>
      </w:r>
      <w:r>
        <w:t xml:space="preserve"> Proposition 11 makes this a threshold: a developer commits to modular training only when enforcement exceeds the deterrence threshold by less than a margin Λ that grows with the number of requests it expects, so that credible enforcement and ex ante unlearnability are complements, and a regulator may prefer to subsidize modular training where audits are costly.</w:t>
      </w:r>
    </w:p>
    <w:p>
      <w:pPr/>
      <w:r>
        <w:rPr>
          <w:i/>
        </w:rPr>
        <w:t xml:space="preserve">Write contributor identity into the pricing rule.</w:t>
      </w:r>
      <w:r>
        <w:t xml:space="preserve"> Proposition 2 shows that paying by player rewards replication when a contributor's data is valuable but substitutable. Data marketplaces and licensing schemes that pay by Shapley-type values should price verified distinct content, and should expect that deduplication of near-duplicates will be contested.</w:t>
      </w:r>
    </w:p>
    <w:p>
      <w:pPr/>
      <w:r>
        <w:rPr>
          <w:i/>
        </w:rPr>
        <w:t xml:space="preserve">Combine liability rules with self-assessment.</w:t>
      </w:r>
      <w:r>
        <w:t xml:space="preserve"> Proposition 13 shows that a declare-and-pay rule, in which the developer reports retained knowledge, pays a price calibrated to third-party Shapley values, and is audited, replaces the cliff of the binary audit condition with continuous deterrence. The same result implies that the optimal regime tolerates some residue, so a policy goal of zero residual knowledge is not cost-effective when audits are costly.</w:t>
      </w:r>
    </w:p>
    <w:p>
      <w:pPr/>
      <w:r>
        <w:t>Several assumptions deserve scrutiny.</w:t>
      </w:r>
    </w:p>
    <w:p>
      <w:pPr/>
      <w:r>
        <w:rPr>
          <w:b/>
        </w:rPr>
        <w:t xml:space="preserve">Order independence.</w:t>
      </w:r>
      <w:r>
        <w:t xml:space="preserve"> Proposition 3 treats Û as a set function. Section 4.3 relaxes this: the aggregate identity survives with the residual averaged over removal orders (Proposition 4), and the departure of individual values from an order-averaged benchmark is bounded by path sensitivity (Proposition 5), a quantity we have not measured directly. If path dependence is strong, the estimated game is not a set function, and one would need to average over removal orders or model the residual as a function of the path. In the experiment of Section 6, the L1 distance between the sequential and set-function estimates grows in seed 0 from 0.009 at s = 8 to 0.182 at s = 28 and varies between 0.159 and 0.288 beyond, and across five seeds averages 0.027 at s = 8 and between 0.142 and 0.178 at s = 20 to 32, against an author-component v(N) of 0.818, so the assumption is not innocuous at the strengths where the aggregate bias is small; part of that distance reflects the difference between batch and sequential removal. We view the empirical measurement of path sensitivity as the most important open question raised by the paper.</w:t>
      </w:r>
    </w:p>
    <w:p>
      <w:pPr/>
      <w:r>
        <w:rPr>
          <w:b/>
        </w:rPr>
        <w:t>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 xml:space="preserve">Experimental scope.</w:t>
      </w:r>
      <w:r>
        <w:t xml:space="preserve"> The experiment in Section 6 uses four disjoint and statistically symmetric contributor groups, a single 0.5B-parameter model, and one unlearning algorithm (gradient ascent). It has five seeds, with one training run per coalition and seed; seeds 1 to 4 cover only s ∈ {8, 20, 28, 32}, and the concealment arms were run for seed 0 only. Because of the symmetry, and because the groups change with the seed, the ranking of contributors is not identified, and we cannot say how well unlearning-based values preserve rankings. Redundancy (P1), data that is hard to forget (P3), and the comparison across unlearning methods remain untested. In addition, the calibration of unlearning strength used the retrained baseline, and the concealment arm tests one form of suppression against two kinds of audit; a stronger auditor, such as one using paraphrases or adversarial prompts, might reveal a gap that ours does not. The enforcement results of Sections 5.4 to 5.8 other than P8 are checked numerically but are not tested by this experiment (Section 6.5).</w:t>
      </w:r>
    </w:p>
    <w:p>
      <w:pPr/>
      <w:r>
        <w:rPr>
          <w:b/>
        </w:rPr>
        <w:t xml:space="preserve">Scope of the enforcement model.</w:t>
      </w:r>
      <w:r>
        <w:t xml:space="preserve"> The audit model assumes a risk-neutral developer, a single audit per request, linear penalties, an exogenous harm, and a regulator that commits to its regime in advance. It does not derive screening across developer types, contracts contingent on richer test signals, or repeated interaction in which reputation matters. The investment result (Proposition 11) takes the number of requests as given, and the concealment result (Proposition 10) takes the cost of concealment as given; both are parameters whose empirical size we do not know.</w:t>
      </w:r>
    </w:p>
    <w:p>
      <w:pPr/>
      <w:r>
        <w:rPr>
          <w:b/>
        </w:rPr>
        <w:t>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Section 3.4 analyzes replication and merging in a stylized way. Open questions include near-duplicates and paraphrases, which a deduplication step may or may not catch; splitting data into disjoint pieces, whose effect depends on complementarity; collusion between a contributor and the developer; and how contributors respond to the audit regime itself. The replication gain also assumes that duplicates leave U unchanged, whereas in language models duplication raises memorization, which is the duplication factor k of Section 6.2.</w:t>
      </w:r>
    </w:p>
    <w:p>
      <w:pPr>
        <w:pStyle w:val="Heading2"/>
      </w:pPr>
      <w:r>
        <w:t>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although the rule is exposed to contributors who replicate their data. In practice the agreement breaks down, because the counterfactuals must be generated by approximate unlearning. The resulting bias has a simple structure: it is additive, its total is fixed by the residual performance of a fully unlearned model, averaged over removal orders when unlearning is sequential, and, according to the theory, it falls hardest on the data that is most difficult to forget, a prediction we have not yet tested. In a small experiment repeated over five seeds, the aggregate bias changed sign with unlearning strength, at a strength that varied across seeds, order dependence grew with it, and a brief relearning attack recovered knowledge that the aggregate diagnostic had classed as removed, far beyond what the same attack recovers in a retrained model. Because the developer controls both the unlearning and its measurement, these biases create incentives to under-unlearn, and the central results of the paper concern what a regulator can enforce. Audit power substitutes for audit frequency only up to a ceiling set by the developer's cost of tuning to the test, so unpredictable tests are a policy lever of their own; limited audit capacity rations protection and leaves the data hardest to forget least protected; developers invest in unlearnable training only when enforcement is credible; and a declare-and-pay liability rule backed by audits delivers continuous deterrence while optimally tolerating some residue. Valuations used to set penalties should come from a third party rather than the developer. We hope the framework helps connect technical work on unlearning evaluation with the managerial and policy questions that motivate it.</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Allingham, M. G., and Sandmo, A. 1972. "Income Tax Evasion: A Theoretical Analysis," </w:t>
      </w:r>
      <w:r>
        <w:rPr>
          <w:i/>
        </w:rPr>
        <w:t xml:space="preserve">Journal of Public Economics</w:t>
      </w:r>
      <w:r>
        <w:t xml:space="preserve"> (1:3-4), pp. 323-338.</w:t>
      </w:r>
    </w:p>
    <w:p>
      <w:pPr>
        <w:pStyle w:val="Reference"/>
      </w:pPr>
      <w:r>
        <w:t xml:space="preserve">Angst, C. M., Block, E. S., D'Arcy, J., and Kelley, K. 2017. "When Do IT Security Investments Matter? Accounting for the Influence of Institutional Factors in the Context of Healthcare Data Breaches," </w:t>
      </w:r>
      <w:r>
        <w:rPr>
          <w:i/>
        </w:rPr>
        <w:t xml:space="preserve">MIS Quarterly</w:t>
      </w:r>
      <w:r>
        <w:t xml:space="preserve"> (41:3), pp. 893-916.</w:t>
      </w:r>
    </w:p>
    <w:p>
      <w:pPr>
        <w:pStyle w:val="Reference"/>
      </w:pPr>
      <w:r>
        <w:t xml:space="preserve">Becker, G. S. 1968. "Crime and Punishment: An Economic Approach," </w:t>
      </w:r>
      <w:r>
        <w:rPr>
          <w:i/>
        </w:rPr>
        <w:t xml:space="preserve">Journal of Political Economy</w:t>
      </w:r>
      <w:r>
        <w:t xml:space="preserve"> (76:2), pp. 169-217.</w:t>
      </w:r>
    </w:p>
    <w:p>
      <w:pPr>
        <w:pStyle w:val="Reference"/>
      </w:pPr>
      <w:r>
        <w:t xml:space="preserve">Bélanger, F., and Crossler, R. E. 2011. "Privacy in the Digital Age: A Review of Information Privacy Research in Information Systems," </w:t>
      </w:r>
      <w:r>
        <w:rPr>
          <w:i/>
        </w:rPr>
        <w:t xml:space="preserve">MIS Quarterly</w:t>
      </w:r>
      <w:r>
        <w:t xml:space="preserve"> (35:4), pp. 1017-1041.</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Culnan, M. J., and Armstrong, P. K. 1999. "Information Privacy Concerns, Procedural Fairness, and Impersonal Trust: An Empirical Investigation," </w:t>
      </w:r>
      <w:r>
        <w:rPr>
          <w:i/>
        </w:rPr>
        <w:t xml:space="preserve">Organization Science</w:t>
      </w:r>
      <w:r>
        <w:t xml:space="preserve"> (10:1), pp. 104-115.</w:t>
      </w:r>
    </w:p>
    <w:p>
      <w:pPr>
        <w:pStyle w:val="Reference"/>
      </w:pPr>
      <w:r>
        <w:t xml:space="preserve">Eldan, R., and Russinovich, M. 2023. "Who's Harry Potter? Approximate Unlearning in LLMs," 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Greenaway, K. E., Chan, Y. E., and Crossler, R. E. 2015. "Company Information Privacy Orientation: A Conceptual Framework," </w:t>
      </w:r>
      <w:r>
        <w:rPr>
          <w:i/>
        </w:rPr>
        <w:t xml:space="preserve">Information Systems Journal</w:t>
      </w:r>
      <w:r>
        <w:t xml:space="preserve"> (25:6), pp. 579-606.</w:t>
      </w:r>
    </w:p>
    <w:p>
      <w:pPr>
        <w:pStyle w:val="Reference"/>
      </w:pPr>
      <w:r>
        <w:t xml:space="preserve">Gregory, R. W., Henfridsson, O., Kaganer, E., and Kyriakou, H. 2021. "The Role of Artificial Intelligence and Data Network Effects for Creating User Value," </w:t>
      </w:r>
      <w:r>
        <w:rPr>
          <w:i/>
        </w:rPr>
        <w:t xml:space="preserve">Academy of Management Review</w:t>
      </w:r>
      <w:r>
        <w:t xml:space="preserve"> (46:3), pp. 534-551.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Koutroumpis, P., Leiponen, A., and Thomas, L. D. W. 2020. "Markets for Data," </w:t>
      </w:r>
      <w:r>
        <w:rPr>
          <w:i/>
        </w:rPr>
        <w:t xml:space="preserve">Industrial and Corporate Change</w:t>
      </w:r>
      <w:r>
        <w:t xml:space="preserve"> (29:3), pp. 645-660.</w:t>
      </w:r>
    </w:p>
    <w:p>
      <w:pPr>
        <w:pStyle w:val="Reference"/>
      </w:pPr>
      <w:r>
        <w:t xml:space="preserve">Krämer, J., and Shekhar, S. 2025. "Regulating Digital Platform Ecosystems Through Data Sharing and Data Siloing: Consequences for Innovation and Welfare," </w:t>
      </w:r>
      <w:r>
        <w:rPr>
          <w:i/>
        </w:rPr>
        <w:t xml:space="preserve">MIS Quarterly</w:t>
      </w:r>
      <w:r>
        <w:t xml:space="preserve"> (49:1), pp. 123-154.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Li, X., Li, B., and Yang, Z. 2025. "The Dark Side of Voluntary Data Sharing," </w:t>
      </w:r>
      <w:r>
        <w:rPr>
          <w:i/>
        </w:rPr>
        <w:t xml:space="preserve">MIS Quarterly</w:t>
      </w:r>
      <w:r>
        <w:t xml:space="preserve"> (49:1), pp. 155-178.</w:t>
      </w:r>
    </w:p>
    <w:p>
      <w:pPr>
        <w:pStyle w:val="Reference"/>
      </w:pPr>
      <w:r>
        <w:t xml:space="preserve">Samuelson, P. 2000. "Privacy as Intellectual Property?" </w:t>
      </w:r>
      <w:r>
        <w:rPr>
          <w:i/>
        </w:rPr>
        <w:t xml:space="preserve">Stanford Law Review</w:t>
      </w:r>
      <w:r>
        <w:t xml:space="preserve"> (52:5), pp. 1125-1173.</w:t>
      </w:r>
    </w:p>
    <w:p>
      <w:pPr>
        <w:pStyle w:val="Reference"/>
      </w:pPr>
      <w:r>
        <w:t xml:space="preserve">Schwartz, P. M. 2004. "Property, Privacy, and Personal Data," </w:t>
      </w:r>
      <w:r>
        <w:rPr>
          <w:i/>
        </w:rPr>
        <w:t xml:space="preserve">Harvard Law Review</w:t>
      </w:r>
      <w:r>
        <w:t xml:space="preserve"> (117:7), pp. 2056-2128.</w:t>
      </w:r>
    </w:p>
    <w:p>
      <w:pPr>
        <w:pStyle w:val="Reference"/>
      </w:pPr>
      <w:r>
        <w:t xml:space="preserve">Spiekermann, S., Acquisti, A., Böhme, R., and Hui, K.-L. 2015. "The Challenges of Personal Data Markets and Privacy," </w:t>
      </w:r>
      <w:r>
        <w:rPr>
          <w:i/>
        </w:rPr>
        <w:t xml:space="preserve">Electronic Markets</w:t>
      </w:r>
      <w:r>
        <w:t xml:space="preserve"> (25:2), pp. 161-167.</w:t>
      </w:r>
    </w:p>
    <w:p>
      <w:pPr>
        <w:pStyle w:val="Reference"/>
      </w:pPr>
      <w:r>
        <w:t xml:space="preserve">Wall, J. D., Lowry, P. B., and Barlow, J. B. 2016. "Organizational Violations of Externally Governed Privacy and Security Rules: Explaining and Predicting Selective Violations under Conditions of Strain and Excess," </w:t>
      </w:r>
      <w:r>
        <w:rPr>
          <w:i/>
        </w:rPr>
        <w:t xml:space="preserve">Journal of the Association for Information Systems</w:t>
      </w:r>
      <w:r>
        <w:t xml:space="preserve"> (17:1), pp. 39-76.</w:t>
      </w:r>
    </w:p>
    <w:p>
      <w:pPr>
        <w:pStyle w:val="Reference"/>
      </w:pPr>
      <w:r>
        <w:t xml:space="preserve">Xu, H., Teo, H.-H., Tan, B. C. Y., and Agarwal, R. 2012. "Effects of Individual Self-Protection, Industry Self-Regulation, and Government Regulation on Privacy Concerns: A Study of Location-Based Services," </w:t>
      </w:r>
      <w:r>
        <w:rPr>
          <w:i/>
        </w:rPr>
        <w:t xml:space="preserve">Information Systems Research</w:t>
      </w:r>
      <w:r>
        <w:t xml:space="preserve"> (23:4), pp. 1342-1363.</w:t>
      </w:r>
    </w:p>
    <w:p>
      <w:pPr>
        <w:pStyle w:val="Reference"/>
      </w:pPr>
      <w:r>
        <w:t xml:space="preserve">Łucki, J., Wei, B., Huang, Y., Henderson, P., Tramèr, F., and Rando, J. 2024. "An Adversarial Perspective on Machine Unlearning for AI Safety," arXiv:2409.18025.</w:t>
      </w:r>
    </w:p>
    <w:p>
      <w:pPr>
        <w:pStyle w:val="Reference"/>
      </w:pPr>
      <w:r>
        <w:t xml:space="preserve">Lynch, A., Guo, P., Ewart, A., Casper, S., and Hadfield-Menell, D. 2024. "Eight Methods to Evaluate Robust Unlearning in LLMs," arXiv:2402.16835.</w:t>
      </w:r>
    </w:p>
    <w:p>
      <w:pPr>
        <w:pStyle w:val="Reference"/>
      </w:pPr>
      <w:r>
        <w:t xml:space="preserve">Maini, P., Feng, Z., Schwarzschild, A., Lipton, Z. C., and Kolter, J. Z. 2024. "TOFU: A Task of Fictitious Unlearning for LLMs," 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Topkis, D. M. 1978. "Minimizing a Submodular Function on a Lattice," </w:t>
      </w:r>
      <w:r>
        <w:rPr>
          <w:i/>
        </w:rPr>
        <w:t xml:space="preserve">Operations Research</w:t>
      </w:r>
      <w:r>
        <w:t xml:space="preserve"> (26:2), pp. 305-321.</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Youden, W. J. 1950. "Index for Rating Diagnostic Tests," </w:t>
      </w:r>
      <w:r>
        <w:rPr>
          <w:i/>
        </w:rPr>
        <w:t xml:space="preserve">Cancer</w:t>
      </w:r>
      <w:r>
        <w:t xml:space="preserve"> (3:1), pp. 32-35.</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