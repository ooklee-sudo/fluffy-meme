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Pricing Forgetting: Shapley-Based Data Valuation and Audit Design for Compensated Unlearning in Large Language Models</w:t>
      </w:r>
    </w:p>
    <w:p>
      <w:pPr>
        <w:pStyle w:val="Heading2"/>
      </w:pPr>
      <w:r>
        <w:t>Abstract</w:t>
      </w:r>
    </w:p>
    <w:p>
      <w:pPr>
        <w:ind w:firstLine="0"/>
      </w:pPr>
      <w:r>
        <w:t xml:space="preserve">Organizations that train language models on third-party data now face withdrawal requests, driven by data-protection law and content-licensing disputes, that they can honor exactly only by retraining. We study how such withdrawals should be priced and verified. Treating data contributors as players in a coalitional game, we prove that the Shapley value of the contribution game coincides with that of the corresponding deletion game, so that pricing at acquisition and compensation at withdrawal are one rule; the rule is, however, exposed to replication, and we characterize when replicating one's data pays. Because approximate unlearning must generate the counterfactual utilities, residual knowledge enters the estimated values additively and the aggregate bias is pinned down by one quantity, the performance a model retains once every contributor has nominally been removed; the result survives sequential unlearning once that quantity is averaged over removal orders. In a regulator–developer model we derive the audit condition for truthful reporting and the cost-minimizing mix of audit frequency and audit power, and show that letting the developer estimate the penalty base shrinks the residual knowledge that audits can deter. In a small experiment on fictitious authors, with four contributor groups and exact retraining of every coalition, the aggregate bias changes sign as gradient-ascent unlearning strengthens, individual biases persist where the aggregate bias is near zero, sequential estimates drift from set-function estimates, and a brief relearning attack restores most removed knowledge. Predictions on redundant contributors and on data that is hard to forget, and the new propositions on replication and path dependence, remain untested.</w:t>
      </w:r>
    </w:p>
    <w:p>
      <w:pPr>
        <w:ind w:firstLine="0"/>
      </w:pPr>
      <w:r>
        <w:rPr>
          <w:b/>
        </w:rPr>
        <w:t>Keywords:</w:t>
      </w:r>
      <w:r>
        <w:t xml:space="preserve"> machine unlearning, data valuation, Shapley value, compensation for data, large language models, audit</w:t>
      </w:r>
    </w:p>
    <w:p>
      <w:pPr>
        <w:pStyle w:val="Heading2"/>
        <w:pageBreakBefore/>
      </w:pPr>
      <w:r>
        <w:t>1 Introduction</w:t>
      </w:r>
    </w:p>
    <w:p>
      <w:pPr/>
      <w:r>
        <w:t xml:space="preserve">Firms that build products on large language models increasingly depend on data they do not own: licensed news archives and books, user-generated content, and personal data covered by data-protection law. That dependence has become a governance problem. Article 17 of the EU General Data Protection Regulation (European Union 2016) grants data subjects a right to erasure, the EU Artificial Intelligence Act (European Union 2024) imposes transparency obligations on providers of general-purpose models, and content owners have begun to demand removal or payment. For an organization, the question is no longer only whether a model may be trained on a dataset but what honoring a later withdrawal will cost, who bears that cost, and how anyone outside the firm can tell that it was paid. These are questions about the pricing of information and the verification of compliance, themes that information systems research has examined for personal data (Smith et al. 2011) and for the management of AI more broadly (Berente et al. 2021), and that the economics of information markets has modeled for the sale of data (Bergemann and Bonatti 2019). What is new in the present setting is that the product being returned, a trained model, cannot be inspected to see whether the data is really gone. We ask how withdrawal of data from a trained model should be priced, and how compliance can be made verifiable, when the developer both performs and measures the removal.</w:t>
      </w:r>
    </w:p>
    <w:p>
      <w:pPr/>
      <w:r>
        <w:t>A language model is, among other things, a lossy summary of its training data. When a data owner later asks for that data to be removed, the developer faces an awkward problem. Retraining from scratch is the only method guaranteed to work, and for frontier-scale models it is far too expensive to perform on demand. Machine unlearning has responded with a large family of approximate methods, from gradient ascent on the forget set to preference-style objectives that push the model away from memorized completions. These methods are cheap, but whether they remove anything is less clear, and a growing body of evidence suggests that much of what they "forget" can be recovered with modest effort.</w:t>
      </w:r>
    </w:p>
    <w:p>
      <w:pPr/>
      <w:r>
        <w:t>A parallel literature asks a different question: how much is a given piece of data worth to a model? Data Shapley and its descendants treat training examples, or groups of examples, as players in a cooperative game whose payoff is model performance. The Shapley value then divides the total performance among the players according to their average marginal contribution over all possible coalitions. The idea has found its way into proposals for data markets, revenue sharing with content creators, and the curation of training sets.</w:t>
      </w:r>
    </w:p>
    <w:p>
      <w:pPr/>
      <w:r>
        <w:t>The two literatures rarely speak to each other, which is surprising given that they are built on the same object. Data valuation asks what happens to performance when data is added; unlearning asks what happens when it is taken away. If a regulator or a court required both that contributors be compensated for the use of their data and that they be able to withdraw it, one would want the two calculations to agree. A contributor who is paid a large share of value for joining should not find that removing them costs the developer almost nothing, and vice versa.</w:t>
      </w:r>
    </w:p>
    <w:p>
      <w:pPr/>
      <w:r>
        <w:t xml:space="preserve">This paper makes four contributions.</w:t>
      </w:r>
    </w:p>
    <w:p>
      <w:pPr/>
      <w:r>
        <w:t xml:space="preserve">First, we formalize the link between pricing and withdrawal. We define a contribution game, in which coalitions of contributors generate value by being included in training, and a deletion game, in which coalitions generate value by being removed. The latter is the dual of the former in the sense of cooperative game theory, and a classical property of the Shapley value implies that the two games assign every contributor the same value. We read this as a consistency result: Shapley-based pricing at acquisition and Shapley-based compensation at deletion are one and the same rule. The rule is not neutral to how data is packaged, however. A contributor who submits a replica of its data as a second player gains exactly when its marginal value is concentrated in small coalitions (Section 3.4).</w:t>
      </w:r>
    </w:p>
    <w:p>
      <w:pPr/>
      <w:r>
        <w:t xml:space="preserve">Second, we examine what happens when the counterfactual utilities in these games cannot be computed exactly. In practice, evaluating a model trained without a coalition requires either retraining, which is what we are trying to avoid, or applying an unlearning algorithm. We model the gap between the two as a residual-value function and show, using the linearity of the Shapley value, that the estimated values equal the true values plus the Shapley value of the residual game. The total bias across all contributors equals minus the residual value at the empty coalition. Concretely, if the developer's unlearning method leaves some competence intact even after all contributors have nominally been removed, the sum of the estimated values understates the true total by exactly that amount. Biases in individual values can go in either direction. We then extend the result to sequential unlearning, where the model's state depends on the order of removals: the aggregate identity survives once the residual is averaged over removal orders, and the departure of individual values from an order-averaged benchmark is bounded by a measure of path sensitivity (Section 4.3).</w:t>
      </w:r>
    </w:p>
    <w:p>
      <w:pPr/>
      <w:r>
        <w:t xml:space="preserve">Third, we consider incentives. A developer who is liable for the value of the data it retains, or who pays compensation tied to unlearning outcomes, has an obvious reason to under-unlearn and over-report. We set up a stylized audit model and derive a condition, linking audit probability, audit power, penalty, and the value of residual knowledge, under which truthful reporting is optimal. We then treat the audit as a design problem for a regulator who chooses audit frequency, audit power, and penalty: the cost-minimizing design shifts toward audit power as tests become cheaper, and if the developer itself estimates the penalty base, the range of residual knowledge that audits can deter shrinks by an explicit factor (Section 5.2).</w:t>
      </w:r>
    </w:p>
    <w:p>
      <w:pPr/>
      <w:r>
        <w:t xml:space="preserve">Fourth, we draw out what the results imply for the organizations and regulators involved (Section 7): who should compute the values on which enforcement relies, how audit effort should be split between frequency and test strength, why developers underinvest in unlearnability unless enforcement is credible, and why contributor identity and deduplication belong in the pricing rule.</w:t>
      </w:r>
    </w:p>
    <w:p>
      <w:pPr/>
      <w:r>
        <w:t>We complement the theory with an empirical design. Benchmarks built around fictitious authors allow contributors to be defined cleanly and make it possible to know, by construction, what a model trained without a given author should and should not know. We describe how to estimate both true and unlearning-based Shapley values on small models, where exact retraining is still feasible, and how to measure the residual game directly. We then report a first experiment with four contributor groups and a 0.5B-parameter model in which every coalition is retrained exactly. It bears on the results about residual bias and order dependence and, through a relearning attack, on audit power. It does not address redundant or heavily duplicated contributors, which we leave for future work.</w:t>
      </w:r>
    </w:p>
    <w:p>
      <w:pPr/>
      <w:r>
        <w:t xml:space="preserve">The rest of the paper is organized as follows. Section 2 reviews related work. Section 3 introduces the model, the duality result, and contributor manipulation. Section 4 analyzes estimation under approximate and sequential unlearning. Section 5 studies incentives and audit design. Section 6 describes the experimental design and reports the results. Section 7 discusses implications and limitations, and Section 8 concludes.</w:t>
      </w:r>
    </w:p>
    <w:p>
      <w:pPr>
        <w:pStyle w:val="Heading2"/>
      </w:pPr>
      <w:r>
        <w:t>2 Related Work</w:t>
      </w:r>
    </w:p>
    <w:p>
      <w:pPr/>
      <w:r>
        <w:rPr>
          <w:b/>
        </w:rPr>
        <w:t>Data valuation.</w:t>
      </w:r>
      <w:r>
        <w:t xml:space="preserve"> The use of the Shapley value (Shapley 1953) to value training data was introduced by Ghorbani and Zou (2019) and, independently, by Jia et al. (2019), who also proposed efficient approximations for specific model classes. Later work relaxed the efficiency axiom to obtain semivalues with better statistical properties, notably Beta Shapley (Kwon and Zou 2022) and Data Banzhaf (Wang and Jia 2023). Because exact Shapley computation requires retraining on exponentially many subsets, a separate line of work approximates marginal contributions with gradient-based influence estimates (Koh and Liang 2017; Pruthi et al. 2020). We take these estimators as given and ask what happens when the counterfactual they rely on is generated by unlearning rather than by retraining.</w:t>
      </w:r>
    </w:p>
    <w:p>
      <w:pPr/>
      <w:r>
        <w:rPr>
          <w:b/>
        </w:rPr>
        <w:t>Machine unlearning.</w:t>
      </w:r>
      <w:r>
        <w:t xml:space="preserve"> Early formulations defined unlearning as producing a model indistinguishable from one retrained without the forget set (Cao and Yang 2015; Ginart et al. 2019). Exact methods such as SISA (Bourtoule et al. 2021) achieve this by sharding the training process, so that only a fraction of the model must be retrained. For large language models, most methods are approximate: Eldan and Russinovich (2023) proposed fine-tuning toward generic substitutes for memorized content, and Zhang et al. (2024) introduced Negative Preference Optimization as a more stable alternative to gradient ascent. Evaluation has become a research area in its own right, with benchmarks such as TOFU (Maini et al. 2024) and MUSE (Shi et al. 2024). Several studies report that unlearned knowledge can be recovered through light fine-tuning or adversarial prompting (Lynch et al. 2024; Łucki et al. 2024). We take this finding as a premise and ask how it propagates into valuation.</w:t>
      </w:r>
    </w:p>
    <w:p>
      <w:pPr/>
      <w:r>
        <w:rPr>
          <w:b/>
        </w:rPr>
        <w:t>Economics of data.</w:t>
      </w:r>
      <w:r>
        <w:t xml:space="preserve"> Economists have studied data as a nonrival input (Jones and Tonetti 2020), the externalities that arise when one person's data reveals information about others (Acemoglu et al. 2022), and the design of data marketplaces (Agarwal et al. 2019). The Shapley value has a long history in cost allocation and has been characterized axiomatically in several ways (Shapley 1953; Young 1985; Roth 1988). To our knowledge, the duality between contribution and deletion games has not been used to connect data pricing with compensation for withdrawal, nor has the incentive problem created by unverifiable unlearning been modeled formally.</w:t>
      </w:r>
    </w:p>
    <w:p>
      <w:pPr/>
      <w:r>
        <w:rPr>
          <w:b/>
        </w:rPr>
        <w:t xml:space="preserve">Information governance and markets for data.</w:t>
      </w:r>
      <w:r>
        <w:t xml:space="preserve"> The information systems literature has studied how individuals value and protect personal information (Smith et al. 2011), and economists have modeled markets in which intermediaries buy data and resell it (Bergemann and Bonatti 2019; Bergemann et al. 2022). Berente et al. (2021) organize the management of AI around autonomy, learning, and inscrutability; we read the last as what makes unlearning hard to verify, and our audit model as one way to formalize how inscrutability shifts bargaining between a developer and the owners of its data. Two features distinguish our setting from these literatures. Compensation is tied to a counterfactual, what the model would have been without the data, that the paying party must itself approximate, and withdrawal rather than sale is the transaction of interest.</w:t>
      </w:r>
    </w:p>
    <w:p>
      <w:pPr/>
      <w:r>
        <w:rPr>
          <w:b/>
        </w:rPr>
        <w:t xml:space="preserve">Manipulation of allocation rules.</w:t>
      </w:r>
      <w:r>
        <w:t xml:space="preserve"> How the Shapley value responds to the way players are defined is a long-standing question in cooperative game theory; invariance to merging two players is the axiom on which Lehrer (1988) builds his characterization of the Banzhaf value. In data markets, Han et al. (2022) study how semivalues, including the Shapley and Banzhaf values, respond to a player replicating its resource in submodular games. We add a closed-form characterization of when replication pays under the Shapley value for general games (Section 3.4), and we connect it to the deletion side.</w:t>
      </w:r>
    </w:p>
    <w:p>
      <w:pPr>
        <w:pStyle w:val="Heading2"/>
      </w:pPr>
      <w:r>
        <w:t>3 Model</w:t>
      </w:r>
    </w:p>
    <w:p>
      <w:pPr>
        <w:pStyle w:val="Heading3"/>
      </w:pPr>
      <w:r>
        <w:t>3.1 The Contribution Game</w:t>
      </w:r>
    </w:p>
    <w:p>
      <w:pPr/>
      <w:r>
        <w:t xml:space="preserve">Let N = {1, …, n} be a set of data contributors, where contributor i owns a dataset D</w:t>
      </w:r>
      <w:r>
        <w:rPr>
          <w:vertAlign w:val="subscript"/>
        </w:rPr>
        <w:t xml:space="preserve">i</w:t>
      </w:r>
      <w:r>
        <w:t xml:space="preserve">. A developer trains a model on a base corpus D</w:t>
      </w:r>
      <w:r>
        <w:rPr>
          <w:vertAlign w:val="subscript"/>
        </w:rPr>
        <w:t xml:space="preserve">0</w:t>
      </w:r>
      <w:r>
        <w:t xml:space="preserve">, which we treat as fixed and not subject to deletion, together with the data of some coalition S ⊆ N. Let U(S) denote the performance of the resulting model on a fixed evaluation suite. We work with the normalized function</w:t>
      </w:r>
    </w:p>
    <w:p>
      <w:pPr>
        <w:tabs>
          <w:tab w:val="center" w:pos="4680"/>
          <w:tab w:val="right" w:pos="9360"/>
        </w:tabs>
        <w:spacing w:before="120" w:after="240" w:line="240" w:lineRule="auto"/>
        <w:ind w:firstLine="0"/>
      </w:pPr>
      <w:r>
        <w:tab/>
      </w:r>
      <m:oMath>
        <m:r>
          <w:rPr>
            <w:rFonts w:ascii="Cambria Math" w:hAnsi="Cambria Math"/>
          </w:rPr>
          <m:t xml:space="preserve">v(S) = U(S) − U(∅),      v(∅) = 0,</m:t>
        </m:r>
      </m:oMath>
      <w:r>
        <w:tab/>
        <w:t>(1)</w:t>
      </w:r>
    </w:p>
    <w:p>
      <w:pPr/>
      <w:r>
        <w:t>which we call the contribution game. The Shapley value of contributor i is</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nary>
          <m:naryPr>
            <m:chr m:val="∑"/>
            <m:limLoc m:val="undOvr"/>
            <m:supHide m:val="1"/>
          </m:naryPr>
          <m:sub>
            <m:r>
              <w:rPr>
                <w:rFonts w:ascii="Cambria Math" w:hAnsi="Cambria Math"/>
              </w:rPr>
              <m:t xml:space="preserve">S ⊆ N ∖ {i}</m:t>
            </m:r>
          </m:sub>
          <m:sup/>
          <m:e>
            <m:f>
              <m:num>
                <m:r>
                  <w:rPr>
                    <w:rFonts w:ascii="Cambria Math" w:hAnsi="Cambria Math"/>
                  </w:rPr>
                  <m:t xml:space="preserve">|S|! (n − |S| − 1)!</m:t>
                </m:r>
              </m:num>
              <m:den>
                <m:r>
                  <w:rPr>
                    <w:rFonts w:ascii="Cambria Math" w:hAnsi="Cambria Math"/>
                  </w:rPr>
                  <m:t xml:space="preserve">n!</m:t>
                </m:r>
              </m:den>
            </m:f>
            <m:r>
              <w:rPr>
                <w:rFonts w:ascii="Cambria Math" w:hAnsi="Cambria Math"/>
              </w:rPr>
              <m:t xml:space="preserve"> [v(S ∪ {i}) − v(S)].</m:t>
            </m:r>
          </m:e>
        </m:nary>
      </m:oMath>
      <w:r>
        <w:tab/>
        <w:t>(2)</w:t>
      </w:r>
    </w:p>
    <w:p>
      <w:pPr/>
      <w:r>
        <w:t>It is the unique allocation satisfying efficiency, symmetry, the null-player property, and additivity (Shapley 1953); efficiency here means that the values sum to v(N), the total gain from all contributors' data.</w:t>
      </w:r>
    </w:p>
    <w:p>
      <w:pPr/>
      <w:r>
        <w:t>We treat contributors, rather than individual examples, as players for two reasons. First, deletion requests in practice usually come from an identifiable party (an author, a publisher, a data subject) and concern all of that party's data at once. Second, grouping keeps n small enough that sampling-based estimation remains conceivable even when each evaluation of v is expensive.</w:t>
      </w:r>
    </w:p>
    <w:p>
      <w:pPr>
        <w:pStyle w:val="Heading3"/>
      </w:pPr>
      <w:r>
        <w:t>3.2 The Deletion Game</w:t>
      </w:r>
    </w:p>
    <w:p>
      <w:pPr/>
      <w:r>
        <w:t>Now suppose the model has been trained on all of N and that a coalition R ⊆ N asks to be removed. The value destroyed by the removal is</w:t>
      </w:r>
    </w:p>
    <w:p>
      <w:pPr>
        <w:tabs>
          <w:tab w:val="center" w:pos="4680"/>
          <w:tab w:val="right" w:pos="9360"/>
        </w:tabs>
        <w:spacing w:before="120" w:after="240" w:line="240" w:lineRule="auto"/>
        <w:ind w:firstLine="0"/>
      </w:pPr>
      <w:r>
        <w:tab/>
      </w:r>
      <m:oMath>
        <m:r>
          <w:rPr>
            <w:rFonts w:ascii="Cambria Math" w:hAnsi="Cambria Math"/>
          </w:rPr>
          <m:t xml:space="preserve">w(R) = v(N) − v(N ∖ R).</m:t>
        </m:r>
      </m:oMath>
      <w:r>
        <w:tab/>
        <w:t>(3)</w:t>
      </w:r>
    </w:p>
    <w:p>
      <w:pPr/>
      <w:r>
        <w:t>We call w the deletion game. It satisfies w(∅) = 0 and w(N) = v(N). In the terminology of cooperative game theory, w is the dual of v.</w:t>
      </w:r>
    </w:p>
    <w:p>
      <w:pPr/>
      <w:r>
        <w:t>A natural question is how to divide the loss from a removal among the members of R or, more generally, how to assign each contributor a "deletion value" that reflects their average importance in the deletion game. The Shapley value of w is the obvious candidate, and the following result shows that it adds nothing new.</w:t>
      </w:r>
    </w:p>
    <w:p>
      <w:pPr/>
      <w:r>
        <w:rPr>
          <w:b/>
        </w:rPr>
        <w:t>Proposition 1 (Duality).</w:t>
      </w:r>
      <w:r>
        <w:t xml:space="preserve"> For every contributor i, φ</w:t>
      </w:r>
      <w:r>
        <w:rPr>
          <w:vertAlign w:val="subscript"/>
        </w:rPr>
        <w:t xml:space="preserve">i</w:t>
      </w:r>
      <w:r>
        <w:t xml:space="preserve">(w) = φ</w:t>
      </w:r>
      <w:r>
        <w:rPr>
          <w:vertAlign w:val="subscript"/>
        </w:rPr>
        <w:t xml:space="preserve">i</w:t>
      </w:r>
      <w:r>
        <w:t xml:space="preserve">(v).</w:t>
      </w:r>
    </w:p>
    <w:p>
      <w:pPr/>
      <w:r>
        <w:rPr>
          <w:i/>
        </w:rPr>
        <w:t>Proof.</w:t>
      </w:r>
      <w:r>
        <w:t xml:space="preserve"> Fix i and a coalition R ⊆ N \ {i}. The marginal contribution of i to R in the deletion game is</w:t>
      </w:r>
    </w:p>
    <w:p>
      <w:pPr>
        <w:tabs>
          <w:tab w:val="center" w:pos="4680"/>
          <w:tab w:val="right" w:pos="9360"/>
        </w:tabs>
        <w:spacing w:before="120" w:after="240" w:line="240" w:lineRule="auto"/>
        <w:ind w:firstLine="0"/>
      </w:pPr>
      <w:r>
        <w:tab/>
      </w:r>
      <m:oMath>
        <m:r>
          <w:rPr>
            <w:rFonts w:ascii="Cambria Math" w:hAnsi="Cambria Math"/>
          </w:rPr>
          <m:t xml:space="preserve">w(R ∪ {i}) − w(R) = v(N ∖ R) − v(N ∖ R ∖ {i}).</m:t>
        </m:r>
      </m:oMath>
      <w:r>
        <w:tab/>
        <w:t>(4)</w:t>
      </w:r>
    </w:p>
    <w:p>
      <w:pPr/>
      <w:r>
        <w:t xml:space="preserve">Write T = N \ R \ {i}. Then T ⊆ N \ {i}, the right-hand side equals v(T ∪ {i}) − v(T), and the map R ↦ T is a bijection on subsets of N \ {i}. Since |T| = n − 1 − |R|, the Shapley weight attached to R, namely |R|!(n − |R| − 1)!/n!, equals |T|!(n − |T| − 1)!/n!, the weight attached to T. Summing over R therefore reproduces φ</w:t>
      </w:r>
      <w:r>
        <w:rPr>
          <w:vertAlign w:val="subscript"/>
        </w:rPr>
        <w:t xml:space="preserve">i</w:t>
      </w:r>
      <w:r>
        <w:t xml:space="preserve">(v). ∎</w:t>
      </w:r>
    </w:p>
    <w:p>
      <w:pPr/>
      <w:r>
        <w:t>As a fact about games the result is classical; its interest here lies in the interpretation. A contributor's Shapley share of the value their data created, computed at acquisition, equals their Shapley share of the value that deletion would destroy. A scheme that pays contributors their Shapley value for inclusion and a liability scheme that charges the developer the same value upon withdrawal are therefore consistent with each other, and neither party can gain by relabeling a transaction as an acquisition or a deletion.</w:t>
      </w:r>
    </w:p>
    <w:p>
      <w:pPr>
        <w:pStyle w:val="Heading3"/>
      </w:pPr>
      <w:r>
        <w:t>3.3 Why Not Leave-One-Out?</w:t>
      </w:r>
    </w:p>
    <w:p>
      <w:pPr/>
      <w:r>
        <w:t>The simplest alternative is to compensate contributor i by their leave-one-out loss, w({i}) = v(N) − v(N \ {i}). This is what one would naturally measure after retraining, or unlearning, in response to a single deletion request. It has two well-known defects, both of which are sharper in the deletion setting.</w:t>
      </w:r>
    </w:p>
    <w:p>
      <w:pPr/>
      <w:r>
        <w:t>The first is redundancy. Suppose contributors 1 and 2 hold near-identical data, so that v({1}) ≈ v({2}) ≈ v({1, 2}) = a. Each has a leave-one-out loss close to zero, although jointly they are worth a, whereas the Shapley value assigns each a/2. Language model training corpora contain many such near-duplicates (syndicated news, mirrored code, reposted text), so the case is far from exotic.</w:t>
      </w:r>
    </w:p>
    <w:p>
      <w:pPr/>
      <w:r>
        <w:t>The second is order dependence. Suppose deletion requests arrive sequentially and each is priced by leave-one-out loss at the time it arrives. In the example above, whichever contributor leaves first is owed nothing and the second is owed a. Total compensation then depends on the order of requests, and contributors with substitutable data have an incentive to wait. Shapley values computed on the original game avoid this problem: they are fixed ex ante and sum to the same total regardless of the order in which contributors leave.</w:t>
      </w:r>
    </w:p>
    <w:p>
      <w:pPr/>
      <w:r>
        <w:t>We do not claim that Shapley values are the only reasonable rule. Semivalues such as the Banzhaf value drop efficiency and may be preferable for statistical reasons. Proposition 1 extends to any semivalue whose weights are symmetric under |S| ↦ n − 1 − |S|, which includes the Banzhaf value but, in general, not Beta Shapley.</w:t>
      </w:r>
    </w:p>
    <w:p>
      <w:pPr>
        <w:pStyle w:val="Heading3"/>
      </w:pPr>
      <w:r>
        <w:t xml:space="preserve">3.4 Replication and Merging</w:t>
      </w:r>
    </w:p>
    <w:p>
      <w:pPr/>
      <w:r>
        <w:t xml:space="preserve">The duality result takes the set of players as given. In practice a contributor chooses how its data is packaged, and a rule that pays by player invites manipulation of that choice. We study the two simplest manipulations.</w:t>
      </w:r>
    </w:p>
    <w:p>
      <w:pPr/>
      <w:r>
        <w:rPr>
          <w:i/>
        </w:rPr>
        <w:t xml:space="preserve">Replication.</w:t>
      </w:r>
      <w:r>
        <w:t xml:space="preserve"> Suppose contributor i submits a replica of its data under a second identity, so that the player set becomes N′ = (N \ {i}) ∪ {i′, i″}. The replica carries no new information, so the new game v′ satisfies v′(S ∪ A) = v(S ∪ {i}) for every S ⊆ N \ {i} and every nonempty A ⊆ {i′, i″}, and v′(S) = v(S) when A is empty. (We abstract from the fact that duplicating text raises a model's exposure to it and so can change U itself; that effect is the duplication factor k of Section 6.2. Here we isolate the effect of identity alone.) Write m</w:t>
      </w:r>
      <w:r>
        <w:rPr>
          <w:vertAlign w:val="subscript"/>
        </w:rPr>
        <w:t xml:space="preserve">i</w:t>
      </w:r>
      <w:r>
        <w:t xml:space="preserve">(S) = v(S ∪ {i}) − v(S) for the marginal contribution of i to S ⊆ N \ {i}, s = |S|, and w</w:t>
      </w:r>
      <w:r>
        <w:rPr>
          <w:vertAlign w:val="subscript"/>
        </w:rPr>
        <w:t xml:space="preserve">S</w:t>
      </w:r>
      <w:r>
        <w:t xml:space="preserve"> = s!(n − 1 − s)!/n!, the Shapley weight in (2).</w:t>
      </w:r>
    </w:p>
    <w:p>
      <w:pPr/>
      <w:r>
        <w:rPr>
          <w:b/>
        </w:rPr>
        <w:t xml:space="preserve">Proposition 2 (Replication).</w:t>
      </w:r>
      <w:r>
        <w:t xml:space="preserve"> The total value of the two replicas is</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Σ</m:t>
            </m:r>
          </m:e>
          <m:sub>
            <m:r>
              <w:rPr>
                <w:rFonts w:ascii="Cambria Math" w:hAnsi="Cambria Math"/>
              </w:rPr>
              <m:t xml:space="preserve">S ⊆ N\{i}</m:t>
            </m:r>
          </m:sub>
        </m:sSub>
        <m:r>
          <w:rPr>
            <w:rFonts w:ascii="Cambria Math" w:hAnsi="Cambria Math"/>
          </w:rPr>
          <m:t xml:space="preserve"> </m:t>
        </m:r>
        <m:sSub>
          <m:e>
            <m:r>
              <w:rPr>
                <w:rFonts w:ascii="Cambria Math" w:hAnsi="Cambria Math"/>
              </w:rPr>
              <m:t xml:space="preserve">w</m:t>
            </m:r>
          </m:e>
          <m:sub>
            <m:r>
              <w:rPr>
                <w:rFonts w:ascii="Cambria Math" w:hAnsi="Cambria Math"/>
              </w:rPr>
              <m:t xml:space="preserve">S</m:t>
            </m:r>
          </m:sub>
        </m:sSub>
        <m:r>
          <w:rPr>
            <w:rFonts w:ascii="Cambria Math" w:hAnsi="Cambria Math"/>
          </w:rPr>
          <m:t xml:space="preserve"> · [2(n − s)/(n + 1)] · </m:t>
        </m:r>
        <m:sSub>
          <m:e>
            <m:r>
              <w:rPr>
                <w:rFonts w:ascii="Cambria Math" w:hAnsi="Cambria Math"/>
              </w:rPr>
              <m:t xml:space="preserve">m</m:t>
            </m:r>
          </m:e>
          <m:sub>
            <m:r>
              <w:rPr>
                <w:rFonts w:ascii="Cambria Math" w:hAnsi="Cambria Math"/>
              </w:rPr>
              <m:t xml:space="preserve">i</m:t>
            </m:r>
          </m:sub>
        </m:sSub>
        <m:r>
          <w:rPr>
            <w:rFonts w:ascii="Cambria Math" w:hAnsi="Cambria Math"/>
          </w:rPr>
          <m:t xml:space="preserve">(S).</m:t>
        </m:r>
      </m:oMath>
      <w:r>
        <w:tab/>
        <w:t>(5)</w:t>
      </w:r>
    </w:p>
    <w:p>
      <w:pPr/>
      <w:r>
        <w:t xml:space="preserve">Consequently the replicator's total exceeds φ</w:t>
      </w:r>
      <w:r>
        <w:rPr>
          <w:vertAlign w:val="subscript"/>
        </w:rPr>
        <w:t xml:space="preserve">i</w:t>
      </w:r>
      <w:r>
        <w:t xml:space="preserve">(v) if and only if Σ</w:t>
      </w:r>
      <w:r>
        <w:rPr>
          <w:vertAlign w:val="subscript"/>
        </w:rPr>
        <w:t xml:space="preserve">S</w:t>
      </w:r>
      <w:r>
        <w:t xml:space="preserve"> w</w:t>
      </w:r>
      <w:r>
        <w:rPr>
          <w:vertAlign w:val="subscript"/>
        </w:rPr>
        <w:t xml:space="preserve">S</w:t>
      </w:r>
      <w:r>
        <w:t xml:space="preserve"> (n − 1 − 2s) m</w:t>
      </w:r>
      <w:r>
        <w:rPr>
          <w:vertAlign w:val="subscript"/>
        </w:rPr>
        <w:t xml:space="preserve">i</w:t>
      </w:r>
      <w:r>
        <w:t xml:space="preserve">(S) &gt; 0, and the gain equals (n + 1)</w:t>
      </w:r>
      <w:r>
        <w:rPr>
          <w:vertAlign w:val="superscript"/>
        </w:rPr>
        <w:t xml:space="preserve">−1</w:t>
      </w:r>
      <w:r>
        <w:t xml:space="preserve"> times this sum.</w:t>
      </w:r>
    </w:p>
    <w:p>
      <w:pPr/>
      <w:r>
        <w:rPr>
          <w:i/>
        </w:rPr>
        <w:t xml:space="preserve">Proof.</w:t>
      </w:r>
      <w:r>
        <w:t xml:space="preserve"> In v′ the marginal contribution of i′ to a coalition S′ is m</w:t>
      </w:r>
      <w:r>
        <w:rPr>
          <w:vertAlign w:val="subscript"/>
        </w:rPr>
        <w:t xml:space="preserve">i</w:t>
      </w:r>
      <w:r>
        <w:t xml:space="preserve">(S) if S′ = S contains neither replica, and zero if S′ contains i″, because adding i′ to a coalition that already contains i″ adds nothing. With n + 1 players the Shapley weight of a coalition of size s is s!(n − s)!/(n + 1)! = w</w:t>
      </w:r>
      <w:r>
        <w:rPr>
          <w:vertAlign w:val="subscript"/>
        </w:rPr>
        <w:t xml:space="preserve">S</w:t>
      </w:r>
      <w:r>
        <w:t xml:space="preserve"> · (n − s)/(n + 1). Summing over S gives φ</w:t>
      </w:r>
      <w:r>
        <w:rPr>
          <w:vertAlign w:val="subscript"/>
        </w:rPr>
        <w:t xml:space="preserve">i′</w:t>
      </w:r>
      <w:r>
        <w:t xml:space="preserve">(v′); i″ is symmetric to i′, so the sum doubles. Subtracting φ</w:t>
      </w:r>
      <w:r>
        <w:rPr>
          <w:vertAlign w:val="subscript"/>
        </w:rPr>
        <w:t xml:space="preserve">i</w:t>
      </w:r>
      <w:r>
        <w:t xml:space="preserve">(v) = Σ</w:t>
      </w:r>
      <w:r>
        <w:rPr>
          <w:vertAlign w:val="subscript"/>
        </w:rPr>
        <w:t xml:space="preserve">S</w:t>
      </w:r>
      <w:r>
        <w:t xml:space="preserve"> w</w:t>
      </w:r>
      <w:r>
        <w:rPr>
          <w:vertAlign w:val="subscript"/>
        </w:rPr>
        <w:t xml:space="preserve">S</w:t>
      </w:r>
      <w:r>
        <w:t xml:space="preserve"> m</w:t>
      </w:r>
      <w:r>
        <w:rPr>
          <w:vertAlign w:val="subscript"/>
        </w:rPr>
        <w:t xml:space="preserve">i</w:t>
      </w:r>
      <w:r>
        <w:t xml:space="preserve">(S) leaves Σ</w:t>
      </w:r>
      <w:r>
        <w:rPr>
          <w:vertAlign w:val="subscript"/>
        </w:rPr>
        <w:t xml:space="preserve">S</w:t>
      </w:r>
      <w:r>
        <w:t xml:space="preserve"> w</w:t>
      </w:r>
      <w:r>
        <w:rPr>
          <w:vertAlign w:val="subscript"/>
        </w:rPr>
        <w:t xml:space="preserve">S</w:t>
      </w:r>
      <w:r>
        <w:t xml:space="preserve"> [2(n − s)/(n + 1) − 1] m</w:t>
      </w:r>
      <w:r>
        <w:rPr>
          <w:vertAlign w:val="subscript"/>
        </w:rPr>
        <w:t xml:space="preserve">i</w:t>
      </w:r>
      <w:r>
        <w:t xml:space="preserve">(S) = (n + 1)</w:t>
      </w:r>
      <w:r>
        <w:rPr>
          <w:vertAlign w:val="superscript"/>
        </w:rPr>
        <w:t xml:space="preserve">−1</w:t>
      </w:r>
      <w:r>
        <w:t xml:space="preserve"> Σ</w:t>
      </w:r>
      <w:r>
        <w:rPr>
          <w:vertAlign w:val="subscript"/>
        </w:rPr>
        <w:t xml:space="preserve">S</w:t>
      </w:r>
      <w:r>
        <w:t xml:space="preserve"> w</w:t>
      </w:r>
      <w:r>
        <w:rPr>
          <w:vertAlign w:val="subscript"/>
        </w:rPr>
        <w:t xml:space="preserve">S</w:t>
      </w:r>
      <w:r>
        <w:t xml:space="preserve"> (n − 1 − 2s) m</w:t>
      </w:r>
      <w:r>
        <w:rPr>
          <w:vertAlign w:val="subscript"/>
        </w:rPr>
        <w:t xml:space="preserve">i</w:t>
      </w:r>
      <w:r>
        <w:t xml:space="preserve">(S). ∎</w:t>
      </w:r>
    </w:p>
    <w:p>
      <w:pPr/>
      <w:r>
        <w:t xml:space="preserve">The sign depends on when i's data matters. If its marginal contribution is concentrated in small coalitions, as for data that is valuable but substitutable, the weights n − 1 − 2s are positive where m</w:t>
      </w:r>
      <w:r>
        <w:rPr>
          <w:vertAlign w:val="subscript"/>
        </w:rPr>
        <w:t xml:space="preserve">i</w:t>
      </w:r>
      <w:r>
        <w:t xml:space="preserve">(S) is large and replication pays. If its contribution is complementary and appears only once many others are present, replication loses. In an additive game m</w:t>
      </w:r>
      <w:r>
        <w:rPr>
          <w:vertAlign w:val="subscript"/>
        </w:rPr>
        <w:t xml:space="preserve">i</w:t>
      </w:r>
      <w:r>
        <w:t xml:space="preserve"> is constant, the weighted sum vanishes, and replication is neutral. With two contributors and v({i}) = a, v({j}) = b, v({i, j}) = c, the replicator's total is (2a + c − b)/3 instead of (a + c − b)/2, a gain of (a + b − c)/6, which is positive exactly when the two datasets are substitutes (c &lt; a + b).</w:t>
      </w:r>
    </w:p>
    <w:p>
      <w:pPr/>
      <w:r>
        <w:rPr>
          <w:i/>
        </w:rPr>
        <w:t xml:space="preserve">Merging.</w:t>
      </w:r>
      <w:r>
        <w:t xml:space="preserve"> The converse manipulation also pays in some games. In the three-player majority game, v(S) = 1 if |S| ≥ 2 and 0 otherwise, every player has Shapley value 1/3. If players 1 and 2 merge, the merged player is pivotal in both orderings of the two-player game that results and receives 1, rather than the 2/3 its members received separately. The Banzhaf value is built to satisfy the requirement that a merged player receive the sum of its members' values (Lehrer 1988); the Shapley value does not.</w:t>
      </w:r>
    </w:p>
    <w:p>
      <w:pPr/>
      <w:r>
        <w:t xml:space="preserve">Neither manipulation is an artifact of the duality. Both apply to the contribution game and the deletion game alike, because the two have the same Shapley value, so the protection has to come from the rules that define players. Pricing on verified distinct content, that is, deduplicating before valuation so that identical datasets form one player, removes the replication gain in the idealized case above, at the cost of a deduplication step whose reliability for near-duplicates is limited. We do not pursue alternative allocation rules here.</w:t>
      </w:r>
    </w:p>
    <w:p>
      <w:pPr>
        <w:pStyle w:val="Heading2"/>
      </w:pPr>
      <w:r>
        <w:t>4 Estimation Under Approximate Unlearning</w:t>
      </w:r>
    </w:p>
    <w:p>
      <w:pPr>
        <w:pStyle w:val="Heading3"/>
      </w:pPr>
      <w:r>
        <w:t>4.1 Unlearning as a Counterfactual Oracle</w:t>
      </w:r>
    </w:p>
    <w:p>
      <w:pPr/>
      <w:r>
        <w:t xml:space="preserve">Computing φ</w:t>
      </w:r>
      <w:r>
        <w:rPr>
          <w:vertAlign w:val="subscript"/>
        </w:rPr>
        <w:t xml:space="preserve">i</w:t>
      </w:r>
      <w:r>
        <w:t xml:space="preserve">(v) requires evaluating v on many coalitions, and for a large model each evaluation means a full training run. Proposition 1 suggests a cheaper route. Because the deletion game has the same Shapley value, one can start from the model trained on all of N and estimate marginal contributions by removing contributors rather than adding them. A permutation-sampling estimator in the style of Ghorbani and Zou (2019) then walks along a random ordering of N, unlearning one contributor at a time and recording the drop in performance at each step. Each sampled permutation costs n unlearning operations instead of n training runs.</w:t>
      </w:r>
    </w:p>
    <w:p>
      <w:pPr/>
      <w:r>
        <w:t>The catch is that unlearning is approximate. Let A denote an unlearning algorithm, and let Û(T) be the performance of the model obtained by applying A to remove N \ T from the fully trained model. We define the residual function</w:t>
      </w:r>
    </w:p>
    <w:p>
      <w:pPr>
        <w:tabs>
          <w:tab w:val="center" w:pos="4680"/>
          <w:tab w:val="right" w:pos="9360"/>
        </w:tabs>
        <w:spacing w:before="120" w:after="240" w:line="240" w:lineRule="auto"/>
        <w:ind w:firstLine="0"/>
      </w:pPr>
      <w:r>
        <w:tab/>
      </w:r>
      <m:oMath>
        <m:r>
          <w:rPr>
            <w:rFonts w:ascii="Cambria Math" w:hAnsi="Cambria Math"/>
          </w:rPr>
          <m:t xml:space="preserve">ε(T) = </m:t>
        </m:r>
        <m:acc>
          <m:accPr>
            <m:chr m:val="̂"/>
          </m:accPr>
          <m:e>
            <m:r>
              <w:rPr>
                <w:rFonts w:ascii="Cambria Math" w:hAnsi="Cambria Math"/>
              </w:rPr>
              <m:t xml:space="preserve">U</m:t>
            </m:r>
          </m:e>
        </m:acc>
        <m:r>
          <w:rPr>
            <w:rFonts w:ascii="Cambria Math" w:hAnsi="Cambria Math"/>
          </w:rPr>
          <m:t xml:space="preserve">(T) − U(T),      ε(N) = 0,</m:t>
        </m:r>
      </m:oMath>
      <w:r>
        <w:tab/>
        <w:t>(6)</w:t>
      </w:r>
    </w:p>
    <w:p>
      <w:pPr/>
      <w:r>
        <w:t xml:space="preserve">where U(T) is the performance of a model actually retrained on D</w:t>
      </w:r>
      <w:r>
        <w:rPr>
          <w:vertAlign w:val="subscript"/>
        </w:rPr>
        <w:t xml:space="preserve">0</w:t>
      </w:r>
      <w:r>
        <w:t xml:space="preserve"> together with the data of T. The residual captures everything that distinguishes approximate unlearning from retraining. It is convenient to write it as a difference, ε(T) = ρ(T) − κ(T). Here ρ(T) is residual knowledge, the performance that survives because the removed data was not fully forgotten, and κ(T) is collateral damage, the performance lost on unrelated capabilities as a side effect of the unlearning update. Either term can be negative in practice, for example when unlearning pushes performance on the removed data below the retrained level.</w:t>
      </w:r>
    </w:p>
    <w:p>
      <w:pPr/>
      <w:r>
        <w:t xml:space="preserve">Throughout this section and the next, we assume that Û depends only on the coalition removed and not on the order in which removals are performed. This is a real restriction, since sequential unlearning can compound errors, and we relax it in Section 4.3.</w:t>
      </w:r>
    </w:p>
    <w:p>
      <w:pPr>
        <w:pStyle w:val="Heading3"/>
      </w:pPr>
      <w:r>
        <w:t>4.2 How Residuals Enter the Values</w:t>
      </w:r>
    </w:p>
    <w:p>
      <w:pPr/>
      <w:r>
        <w:t>The estimated game is v̂(T) = Û(T) − U(∅) = v(T) + ε(T). (If the baseline U(∅) is itself estimated by unlearning, every value of v̂ is shifted by the constant ε(∅), which leaves all marginal contributions, and hence all Shapley values, unchanged.)</w:t>
      </w:r>
    </w:p>
    <w:p>
      <w:pPr/>
      <w:r>
        <w:rPr>
          <w:b/>
        </w:rPr>
        <w:t>Proposition 3 (Additive bias).</w:t>
      </w:r>
      <w:r>
        <w:t xml:space="preserve"> For every contributor i,</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(ε),</m:t>
        </m:r>
      </m:oMath>
      <w:r>
        <w:tab/>
        <w:t>(7)</w:t>
      </w:r>
    </w:p>
    <w:p>
      <w:pPr/>
      <w:r>
        <w:t>and the estimated values sum to</w:t>
      </w:r>
    </w:p>
    <w:p>
      <w:pPr>
        <w:tabs>
          <w:tab w:val="center" w:pos="4680"/>
          <w:tab w:val="right" w:pos="9360"/>
        </w:tabs>
        <w:spacing w:before="120" w:after="240" w:line="240" w:lineRule="auto"/>
        <w:ind w:firstLine="0"/>
      </w:pPr>
      <w:r>
        <w:tab/>
      </w:r>
      <m:oMath>
        <m:nary>
          <m:naryPr>
            <m:chr m:val="∑"/>
            <m:limLoc m:val="undOvr"/>
            <m:supHide m:val="1"/>
          </m:naryPr>
          <m:sub>
            <m:r>
              <w:rPr>
                <w:rFonts w:ascii="Cambria Math" w:hAnsi="Cambria Math"/>
              </w:rPr>
              <m:t xml:space="preserve">i ∈ N</m:t>
            </m:r>
          </m:sub>
          <m:sup/>
          <m:e>
            <m:sSub>
              <m:e>
                <m:r>
                  <w:rPr>
                    <w:rFonts w:ascii="Cambria Math" w:hAnsi="Cambria Math"/>
                  </w:rPr>
                  <m:t xml:space="preserve">φ</m:t>
                </m:r>
              </m:e>
              <m:sub>
                <m:r>
                  <w:rPr>
                    <w:rFonts w:ascii="Cambria Math" w:hAnsi="Cambria Math"/>
                  </w:rPr>
                  <m:t xml:space="preserve">i</m:t>
                </m:r>
              </m:sub>
            </m:sSub>
            <m:r>
              <w:rPr>
                <w:rFonts w:ascii="Cambria Math" w:hAnsi="Cambria Math"/>
              </w:rPr>
              <m:t xml:space="preserve">(</m:t>
            </m:r>
            <m:acc>
              <m:accPr>
                <m:chr m:val="̂"/>
              </m:accPr>
              <m:e>
                <m:r>
                  <w:rPr>
                    <w:rFonts w:ascii="Cambria Math" w:hAnsi="Cambria Math"/>
                  </w:rPr>
                  <m:t xml:space="preserve">v</m:t>
                </m:r>
              </m:e>
            </m:acc>
            <m:r>
              <w:rPr>
                <w:rFonts w:ascii="Cambria Math" w:hAnsi="Cambria Math"/>
              </w:rPr>
              <m:t xml:space="preserve">)</m:t>
            </m:r>
          </m:e>
        </m:nary>
        <m:r>
          <w:rPr>
            <w:rFonts w:ascii="Cambria Math" w:hAnsi="Cambria Math"/>
          </w:rPr>
          <m:t xml:space="preserve"> = v(N) − ε(∅) = v(N) − ρ(∅) + κ(∅).</m:t>
        </m:r>
      </m:oMath>
      <w:r>
        <w:tab/>
        <w:t>(8)</w:t>
      </w:r>
    </w:p>
    <w:p>
      <w:pPr/>
      <w:r>
        <w:rPr>
          <w:i/>
        </w:rPr>
        <w:t>Proof.</w:t>
      </w:r>
      <w:r>
        <w:t xml:space="preserve"> The first statement is additivity of the Shapley value; the formula in Section 3.1 is linear in the game and does not require the game to vanish on the empty set. For the second, the Shapley values of any set function g sum to g(N) − g(∅). Applying this to ε and using ε(N) = 0 gives Σ</w:t>
      </w:r>
      <w:r>
        <w:rPr>
          <w:vertAlign w:val="subscript"/>
        </w:rPr>
        <w:t xml:space="preserve">i</w:t>
      </w:r>
      <w:r>
        <w:t xml:space="preserve"> φ</w:t>
      </w:r>
      <w:r>
        <w:rPr>
          <w:vertAlign w:val="subscript"/>
        </w:rPr>
        <w:t xml:space="preserve">i</w:t>
      </w:r>
      <w:r>
        <w:t xml:space="preserve">(ε) = −ε(∅). ∎</w:t>
      </w:r>
    </w:p>
    <w:p>
      <w:pPr/>
      <w:r>
        <w:t>The aggregate bias is governed by a single number, ε(∅), which compares a model from which every contributor has been unlearned with a model that never saw their data. If the unlearning method leaves residual knowledge behind and does little collateral damage, the estimated values understate the total contribution of the data; if it is destructive, they overstate it. Either way, the error is invisible from within the estimation procedure, because the procedure never observes the retrained counterfactual.</w:t>
      </w:r>
    </w:p>
    <w:p>
      <w:pPr/>
      <w:r>
        <w:t xml:space="preserve">The individual bias φ</w:t>
      </w:r>
      <w:r>
        <w:rPr>
          <w:vertAlign w:val="subscript"/>
        </w:rPr>
        <w:t xml:space="preserve">i</w:t>
      </w:r>
      <w:r>
        <w:t xml:space="preserve">(ε) depends on how residuals vary across coalitions, and two simple cases are instructive. Suppose first that each removed contributor leaves behind a fixed residue r, so that ε(T) = r · |N \ T|. The residual game is then additive and φ</w:t>
      </w:r>
      <w:r>
        <w:rPr>
          <w:vertAlign w:val="subscript"/>
        </w:rPr>
        <w:t xml:space="preserve">i</w:t>
      </w:r>
      <w:r>
        <w:t xml:space="preserve">(ε) = −r for every i: all values shift down by the same amount, and rankings are preserved. Suppose instead that residues are heterogeneous, ε(T) = Σ</w:t>
      </w:r>
      <w:r>
        <w:rPr>
          <w:vertAlign w:val="subscript"/>
        </w:rPr>
        <w:t xml:space="preserve">j ∉ T</w:t>
      </w:r>
      <w:r>
        <w:t xml:space="preserve"> r</w:t>
      </w:r>
      <w:r>
        <w:rPr>
          <w:vertAlign w:val="subscript"/>
        </w:rPr>
        <w:t xml:space="preserve">j</w:t>
      </w:r>
      <w:r>
        <w:t xml:space="preserve">. Then φ</w:t>
      </w:r>
      <w:r>
        <w:rPr>
          <w:vertAlign w:val="subscript"/>
        </w:rPr>
        <w:t xml:space="preserve">i</w:t>
      </w:r>
      <w:r>
        <w:t xml:space="preserve">(ε) = −r</w:t>
      </w:r>
      <w:r>
        <w:rPr>
          <w:vertAlign w:val="subscript"/>
        </w:rPr>
        <w:t xml:space="preserve">i</w:t>
      </w:r>
      <w:r>
        <w:t xml:space="preserve">, and the contributors whose data is hardest to forget are undervalued the most.</w:t>
      </w:r>
    </w:p>
    <w:p>
      <w:pPr/>
      <w:r>
        <w:t>The second case has an uncomfortable implication. Data is typically hard to unlearn because the model has absorbed it deeply, whether through repetition, duplication across the corpus, or because it underpins general skills, and such data is often what matters most. An estimation procedure built on approximate unlearning will therefore tend to understate the value of exactly those contributions that a fair compensation scheme most needs to price correctly.</w:t>
      </w:r>
    </w:p>
    <w:p>
      <w:pPr>
        <w:pStyle w:val="Heading3"/>
      </w:pPr>
      <w:r>
        <w:t xml:space="preserve">4.3 Sequential Unlearning and Path Dependence</w:t>
      </w:r>
    </w:p>
    <w:p>
      <w:pPr/>
      <w:r>
        <w:t xml:space="preserve">Section 4.1 assumed that Û depends only on which contributors are removed. Sequential removal violates this: each update starts from a model already perturbed by earlier ones. We now drop the assumption.</w:t>
      </w:r>
    </w:p>
    <w:p>
      <w:pPr/>
      <w:r>
        <w:t xml:space="preserve">Let σ = (σ</w:t>
      </w:r>
      <w:r>
        <w:rPr>
          <w:vertAlign w:val="subscript"/>
        </w:rPr>
        <w:t xml:space="preserve">1</w:t>
      </w:r>
      <w:r>
        <w:t xml:space="preserve">, …, σ</w:t>
      </w:r>
      <w:r>
        <w:rPr>
          <w:vertAlign w:val="subscript"/>
        </w:rPr>
        <w:t xml:space="preserve">k</w:t>
      </w:r>
      <w:r>
        <w:t xml:space="preserve">) be an ordered list of removed contributors and T = N \ {σ</w:t>
      </w:r>
      <w:r>
        <w:rPr>
          <w:vertAlign w:val="subscript"/>
        </w:rPr>
        <w:t xml:space="preserve">1</w:t>
      </w:r>
      <w:r>
        <w:t xml:space="preserve">, …, σ</w:t>
      </w:r>
      <w:r>
        <w:rPr>
          <w:vertAlign w:val="subscript"/>
        </w:rPr>
        <w:t xml:space="preserve">k</w:t>
      </w:r>
      <w:r>
        <w:t xml:space="preserve">} the set that remains. Write Û(T; σ) for the performance of the model obtained by unlearning σ</w:t>
      </w:r>
      <w:r>
        <w:rPr>
          <w:vertAlign w:val="subscript"/>
        </w:rPr>
        <w:t xml:space="preserve">1</w:t>
      </w:r>
      <w:r>
        <w:t xml:space="preserve">, …, σ</w:t>
      </w:r>
      <w:r>
        <w:rPr>
          <w:vertAlign w:val="subscript"/>
        </w:rPr>
        <w:t xml:space="preserve">k</w:t>
      </w:r>
      <w:r>
        <w:t xml:space="preserve"> in turn from the fully trained model, and ε(T; σ) = Û(T; σ) − U(T) for the path-dependent residual, with ε(N; ∅) = 0. Path independence, the assumption of Section 4.1, means that ε(T; σ) is the same for every ordering σ of N \ T. A sequential estimator draws a removal order π uniformly from the permutations of N, writes R</w:t>
      </w:r>
      <w:r>
        <w:rPr>
          <w:vertAlign w:val="subscript"/>
        </w:rPr>
        <w:t xml:space="preserve">k</w:t>
      </w:r>
      <w:r>
        <w:t xml:space="preserve">(π) for the first k contributors removed and Ũ</w:t>
      </w:r>
      <w:r>
        <w:rPr>
          <w:vertAlign w:val="subscript"/>
        </w:rPr>
        <w:t xml:space="preserve">k</w:t>
      </w:r>
      <w:r>
        <w:t xml:space="preserve">(π) = Û(N \ R</w:t>
      </w:r>
      <w:r>
        <w:rPr>
          <w:vertAlign w:val="subscript"/>
        </w:rPr>
        <w:t xml:space="preserve">k</w:t>
      </w:r>
      <w:r>
        <w:t xml:space="preserve">(π); π</w:t>
      </w:r>
      <w:r>
        <w:rPr>
          <w:vertAlign w:val="subscript"/>
        </w:rPr>
        <w:t xml:space="preserve">1</w:t>
      </w:r>
      <w:r>
        <w:t xml:space="preserve">, …, π</w:t>
      </w:r>
      <w:r>
        <w:rPr>
          <w:vertAlign w:val="subscript"/>
        </w:rPr>
        <w:t xml:space="preserve">k</w:t>
      </w:r>
      <w:r>
        <w:t xml:space="preserve">) for performance after k removals, and credits contributor π</w:t>
      </w:r>
      <w:r>
        <w:rPr>
          <w:vertAlign w:val="subscript"/>
        </w:rPr>
        <w:t xml:space="preserve">k</w:t>
      </w:r>
      <w:r>
        <w:t xml:space="preserve"> with Ũ</w:t>
      </w:r>
      <w:r>
        <w:rPr>
          <w:vertAlign w:val="subscript"/>
        </w:rPr>
        <w:t xml:space="preserve">k−1</w:t>
      </w:r>
      <w:r>
        <w:t xml:space="preserve">(π) − Ũ</w:t>
      </w:r>
      <w:r>
        <w:rPr>
          <w:vertAlign w:val="subscript"/>
        </w:rPr>
        <w:t xml:space="preserve">k</w:t>
      </w:r>
      <w:r>
        <w:t xml:space="preserve">(π). Let φ̃</w:t>
      </w:r>
      <w:r>
        <w:rPr>
          <w:vertAlign w:val="subscript"/>
        </w:rPr>
        <w:t xml:space="preserve">i</w:t>
      </w:r>
      <w:r>
        <w:t xml:space="preserve"> be the expected credit of i. This is the estimator that Section 6 approximates with six sampled orders.</w:t>
      </w:r>
    </w:p>
    <w:p>
      <w:pPr/>
      <w:r>
        <w:rPr>
          <w:b/>
        </w:rPr>
        <w:t xml:space="preserve">Proposition 4 (Sequential bias).</w:t>
      </w:r>
      <w:r>
        <w:t xml:space="preserve"> Let k</w:t>
      </w:r>
      <w:r>
        <w:rPr>
          <w:vertAlign w:val="subscript"/>
        </w:rPr>
        <w:t xml:space="preserve">i</w:t>
      </w:r>
      <w:r>
        <w:t xml:space="preserve">(π) be the position of i in π and write ε</w:t>
      </w:r>
      <w:r>
        <w:rPr>
          <w:vertAlign w:val="subscript"/>
        </w:rPr>
        <w:t xml:space="preserve">k</w:t>
      </w:r>
      <w:r>
        <w:t xml:space="preserve">(π) = ε(N \ R</w:t>
      </w:r>
      <w:r>
        <w:rPr>
          <w:vertAlign w:val="subscript"/>
        </w:rPr>
        <w:t xml:space="preserve">k</w:t>
      </w:r>
      <w:r>
        <w:t xml:space="preserve">(π); π</w:t>
      </w:r>
      <w:r>
        <w:rPr>
          <w:vertAlign w:val="subscript"/>
        </w:rPr>
        <w:t xml:space="preserve">1</w:t>
      </w:r>
      <w:r>
        <w:t xml:space="preserve">, …, π</w:t>
      </w:r>
      <w:r>
        <w:rPr>
          <w:vertAlign w:val="subscript"/>
        </w:rPr>
        <w:t xml:space="preserve">k</w:t>
      </w:r>
      <w:r>
        <w:t xml:space="preserve">). Then</w:t>
      </w:r>
    </w:p>
    <w:p>
      <w:pPr>
        <w:tabs>
          <w:tab w:val="center" w:pos="4680"/>
          <w:tab w:val="right" w:pos="9360"/>
        </w:tabs>
        <w:spacing w:before="120" w:after="240" w:line="240" w:lineRule="auto"/>
        <w:ind w:firstLine="0"/>
      </w:pPr>
      <w:r>
        <w:tab/>
      </w:r>
      <m:oMath>
        <m:sSub>
          <m:e>
            <m:r>
              <w:rPr>
                <w:rFonts w:ascii="Cambria Math" w:hAnsi="Cambria Math"/>
              </w:rPr>
              <m:t xml:space="preserve">φ̃</m:t>
            </m:r>
          </m:e>
          <m:sub>
            <m:r>
              <w:rPr>
                <w:rFonts w:ascii="Cambria Math" w:hAnsi="Cambria Math"/>
              </w:rPr>
              <m:t xml:space="preserve">i</m:t>
            </m:r>
          </m:sub>
        </m:sSub>
        <m:r>
          <w:rPr>
            <w:rFonts w:ascii="Cambria Math" w:hAnsi="Cambria Math"/>
          </w:rPr>
          <m:t xml:space="preserve"> =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(v) + </m:t>
        </m:r>
        <m:sSub>
          <m:e>
            <m:r>
              <w:rPr>
                <w:rFonts w:ascii="Cambria Math" w:hAnsi="Cambria Math"/>
              </w:rPr>
              <m:t xml:space="preserve">E</m:t>
            </m:r>
          </m:e>
          <m:sub>
            <m:r>
              <w:rPr>
                <w:rFonts w:ascii="Cambria Math" w:hAnsi="Cambria Math"/>
              </w:rPr>
              <m:t xml:space="preserve">π</m:t>
            </m:r>
          </m:sub>
        </m:sSub>
        <m:r>
          <w:rPr>
            <w:rFonts w:ascii="Cambria Math" w:hAnsi="Cambria Math"/>
          </w:rPr>
          <m:t xml:space="preserve">[</m:t>
        </m:r>
        <m:sSub>
          <m:e>
            <m:r>
              <w:rPr>
                <w:rFonts w:ascii="Cambria Math" w:hAnsi="Cambria Math"/>
              </w:rPr>
              <m:t xml:space="preserve">ε</m:t>
            </m:r>
          </m:e>
          <m:sub>
            <m:r>
              <w:rPr>
                <w:rFonts w:ascii="Cambria Math" w:hAnsi="Cambria Math"/>
              </w:rPr>
              <m:t xml:space="preserve">k−1</m:t>
            </m:r>
          </m:sub>
        </m:sSub>
        <m:r>
          <w:rPr>
            <w:rFonts w:ascii="Cambria Math" w:hAnsi="Cambria Math"/>
          </w:rPr>
          <m:t xml:space="preserve">(π) − </m:t>
        </m:r>
        <m:sSub>
          <m:e>
            <m:r>
              <w:rPr>
                <w:rFonts w:ascii="Cambria Math" w:hAnsi="Cambria Math"/>
              </w:rPr>
              <m:t xml:space="preserve">ε</m:t>
            </m:r>
          </m:e>
          <m:sub>
            <m:r>
              <w:rPr>
                <w:rFonts w:ascii="Cambria Math" w:hAnsi="Cambria Math"/>
              </w:rPr>
              <m:t xml:space="preserve">k</m:t>
            </m:r>
          </m:sub>
        </m:sSub>
        <m:r>
          <w:rPr>
            <w:rFonts w:ascii="Cambria Math" w:hAnsi="Cambria Math"/>
          </w:rPr>
          <m:t xml:space="preserve">(π)],  k = </m:t>
        </m:r>
        <m:sSub>
          <m:e>
            <m:r>
              <w:rPr>
                <w:rFonts w:ascii="Cambria Math" w:hAnsi="Cambria Math"/>
              </w:rPr>
              <m:t xml:space="preserve">k</m:t>
            </m:r>
          </m:e>
          <m:sub>
            <m:r>
              <w:rPr>
                <w:rFonts w:ascii="Cambria Math" w:hAnsi="Cambria Math"/>
              </w:rPr>
              <m:t xml:space="preserve">i</m:t>
            </m:r>
          </m:sub>
        </m:sSub>
        <m:r>
          <w:rPr>
            <w:rFonts w:ascii="Cambria Math" w:hAnsi="Cambria Math"/>
          </w:rPr>
          <m:t xml:space="preserve">(π),</m:t>
        </m:r>
      </m:oMath>
      <w:r>
        <w:tab/>
        <w:t>(9)</w:t>
      </w:r>
    </w:p>
    <w:p>
      <w:pPr/>
      <w:r>
        <w:t xml:space="preserve">and the estimated values sum to</w:t>
      </w:r>
    </w:p>
    <w:p>
      <w:pPr>
        <w:tabs>
          <w:tab w:val="center" w:pos="4680"/>
          <w:tab w:val="right" w:pos="9360"/>
        </w:tabs>
        <w:spacing w:before="120" w:after="240" w:line="240" w:lineRule="auto"/>
        <w:ind w:firstLine="0"/>
      </w:pPr>
      <w:r>
        <w:tab/>
      </w:r>
      <m:oMath>
        <m:sSub>
          <m:e>
            <m:r>
              <w:rPr>
                <w:rFonts w:ascii="Cambria Math" w:hAnsi="Cambria Math"/>
              </w:rPr>
              <m:t xml:space="preserve">Σ</m:t>
            </m:r>
          </m:e>
          <m:sub>
            <m:r>
              <w:rPr>
                <w:rFonts w:ascii="Cambria Math" w:hAnsi="Cambria Math"/>
              </w:rPr>
              <m:t xml:space="preserve">i ∈ N</m:t>
            </m:r>
          </m:sub>
        </m:sSub>
        <m:r>
          <w:rPr>
            <w:rFonts w:ascii="Cambria Math" w:hAnsi="Cambria Math"/>
          </w:rPr>
          <m:t xml:space="preserve"> </m:t>
        </m:r>
        <m:sSub>
          <m:e>
            <m:r>
              <w:rPr>
                <w:rFonts w:ascii="Cambria Math" w:hAnsi="Cambria Math"/>
              </w:rPr>
              <m:t xml:space="preserve">φ̃</m:t>
            </m:r>
          </m:e>
          <m:sub>
            <m:r>
              <w:rPr>
                <w:rFonts w:ascii="Cambria Math" w:hAnsi="Cambria Math"/>
              </w:rPr>
              <m:t xml:space="preserve">i</m:t>
            </m:r>
          </m:sub>
        </m:sSub>
        <m:r>
          <w:rPr>
            <w:rFonts w:ascii="Cambria Math" w:hAnsi="Cambria Math"/>
          </w:rPr>
          <m:t xml:space="preserve"> = v(N) − ε̄(∅),</m:t>
        </m:r>
      </m:oMath>
      <w:r>
        <w:tab/>
        <w:t>(10)</w:t>
      </w:r>
    </w:p>
    <w:p>
      <w:pPr/>
      <w:r>
        <w:t xml:space="preserve">where ε̄(∅) = E</w:t>
      </w:r>
      <w:r>
        <w:rPr>
          <w:vertAlign w:val="subscript"/>
        </w:rPr>
        <w:t xml:space="preserve">π</w:t>
      </w:r>
      <w:r>
        <w:t xml:space="preserve"> ε(∅; π) is the residual of the fully unlearned model averaged over removal orders.</w:t>
      </w:r>
    </w:p>
    <w:p>
      <w:pPr/>
      <w:r>
        <w:rPr>
          <w:i/>
        </w:rPr>
        <w:t xml:space="preserve">Proof.</w:t>
      </w:r>
      <w:r>
        <w:t xml:space="preserve"> The credit to π</w:t>
      </w:r>
      <w:r>
        <w:rPr>
          <w:vertAlign w:val="subscript"/>
        </w:rPr>
        <w:t xml:space="preserve">k</w:t>
      </w:r>
      <w:r>
        <w:t xml:space="preserve"> equals [U(N \ R</w:t>
      </w:r>
      <w:r>
        <w:rPr>
          <w:vertAlign w:val="subscript"/>
        </w:rPr>
        <w:t xml:space="preserve">k−1</w:t>
      </w:r>
      <w:r>
        <w:t xml:space="preserve">) − U(N \ R</w:t>
      </w:r>
      <w:r>
        <w:rPr>
          <w:vertAlign w:val="subscript"/>
        </w:rPr>
        <w:t xml:space="preserve">k</w:t>
      </w:r>
      <w:r>
        <w:t xml:space="preserve">)] + [ε</w:t>
      </w:r>
      <w:r>
        <w:rPr>
          <w:vertAlign w:val="subscript"/>
        </w:rPr>
        <w:t xml:space="preserve">k−1</w:t>
      </w:r>
      <w:r>
        <w:t xml:space="preserve">(π) − ε</w:t>
      </w:r>
      <w:r>
        <w:rPr>
          <w:vertAlign w:val="subscript"/>
        </w:rPr>
        <w:t xml:space="preserve">k</w:t>
      </w:r>
      <w:r>
        <w:t xml:space="preserve">(π)]. The first bracket is the marginal contribution of π</w:t>
      </w:r>
      <w:r>
        <w:rPr>
          <w:vertAlign w:val="subscript"/>
        </w:rPr>
        <w:t xml:space="preserve">k</w:t>
      </w:r>
      <w:r>
        <w:t xml:space="preserve"> to R</w:t>
      </w:r>
      <w:r>
        <w:rPr>
          <w:vertAlign w:val="subscript"/>
        </w:rPr>
        <w:t xml:space="preserve">k−1</w:t>
      </w:r>
      <w:r>
        <w:t xml:space="preserve"> in the deletion game w, so its expectation over uniform π is φ</w:t>
      </w:r>
      <w:r>
        <w:rPr>
          <w:vertAlign w:val="subscript"/>
        </w:rPr>
        <w:t xml:space="preserve">i</w:t>
      </w:r>
      <w:r>
        <w:t xml:space="preserve">(w), which equals φ</w:t>
      </w:r>
      <w:r>
        <w:rPr>
          <w:vertAlign w:val="subscript"/>
        </w:rPr>
        <w:t xml:space="preserve">i</w:t>
      </w:r>
      <w:r>
        <w:t xml:space="preserve">(v) by Proposition 1. This gives the first statement. For a fixed π, the credits sum over k to [U(N) − U(∅)] + [ε</w:t>
      </w:r>
      <w:r>
        <w:rPr>
          <w:vertAlign w:val="subscript"/>
        </w:rPr>
        <w:t xml:space="preserve">0</w:t>
      </w:r>
      <w:r>
        <w:t xml:space="preserve"> − ε</w:t>
      </w:r>
      <w:r>
        <w:rPr>
          <w:vertAlign w:val="subscript"/>
        </w:rPr>
        <w:t xml:space="preserve">n</w:t>
      </w:r>
      <w:r>
        <w:t xml:space="preserve">(π)] = v(N) − ε(∅; π), because ε</w:t>
      </w:r>
      <w:r>
        <w:rPr>
          <w:vertAlign w:val="subscript"/>
        </w:rPr>
        <w:t xml:space="preserve">0</w:t>
      </w:r>
      <w:r>
        <w:t xml:space="preserve"> = 0. Taking expectations gives the second. ∎</w:t>
      </w:r>
    </w:p>
    <w:p>
      <w:pPr/>
      <w:r>
        <w:t xml:space="preserve">The aggregate diagnostic of Proposition 3 therefore carries over to sequential unlearning, provided ε(∅) is averaged over removal orders; a single order can mislead if ε(∅; π) varies across orders. What changes is the individual bias, which now depends on the whole path. To bound it, let ε̄(T) be the average of ε(T; σ) over uniform orderings σ of N \ T, and let δ</w:t>
      </w:r>
      <w:r>
        <w:rPr>
          <w:vertAlign w:val="subscript"/>
        </w:rPr>
        <w:t xml:space="preserve">k</w:t>
      </w:r>
      <w:r>
        <w:t xml:space="preserve"> = max |ε(T; σ) − ε̄(T)| over all T with |N \ T| = k and all orderings σ, so that δ</w:t>
      </w:r>
      <w:r>
        <w:rPr>
          <w:vertAlign w:val="subscript"/>
        </w:rPr>
        <w:t xml:space="preserve">1</w:t>
      </w:r>
      <w:r>
        <w:t xml:space="preserve"> = 0.</w:t>
      </w:r>
    </w:p>
    <w:p>
      <w:pPr/>
      <w:r>
        <w:rPr>
          <w:b/>
        </w:rPr>
        <w:t xml:space="preserve">Proposition 5 (Path sensitivity).</w:t>
      </w:r>
      <w:r>
        <w:t xml:space="preserve"> For every contributor i,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 n</w:t>
      </w:r>
      <w:r>
        <w:rPr>
          <w:vertAlign w:val="superscript"/>
        </w:rPr>
        <w:t xml:space="preserve">−1</w:t>
      </w:r>
      <w:r>
        <w:t xml:space="preserve"> Σ</w:t>
      </w:r>
      <w:r>
        <w:rPr>
          <w:vertAlign w:val="subscript"/>
        </w:rPr>
        <w:t xml:space="preserve">k=2</w:t>
      </w:r>
      <w:r>
        <w:rPr>
          <w:vertAlign w:val="superscript"/>
        </w:rPr>
        <w:t xml:space="preserve">n</w:t>
      </w:r>
      <w:r>
        <w:t xml:space="preserve"> δ</w:t>
      </w:r>
      <w:r>
        <w:rPr>
          <w:vertAlign w:val="subscript"/>
        </w:rPr>
        <w:t xml:space="preserve">k</w:t>
      </w:r>
      <w:r>
        <w:t xml:space="preserve">. In particular, under path independence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which is the estimate of Proposition 3.</w:t>
      </w:r>
    </w:p>
    <w:p>
      <w:pPr/>
      <w:r>
        <w:rPr>
          <w:i/>
        </w:rPr>
        <w:t xml:space="preserve">Proof.</w:t>
      </w:r>
      <w:r>
        <w:t xml:space="preserve"> By Proposition 4 and the argument for φ</w:t>
      </w:r>
      <w:r>
        <w:rPr>
          <w:vertAlign w:val="subscript"/>
        </w:rPr>
        <w:t xml:space="preserve">i</w:t>
      </w:r>
      <w:r>
        <w:t xml:space="preserve">(w) = φ</w:t>
      </w:r>
      <w:r>
        <w:rPr>
          <w:vertAlign w:val="subscript"/>
        </w:rPr>
        <w:t xml:space="preserve">i</w:t>
      </w:r>
      <w:r>
        <w:t xml:space="preserve">(v) applied to the game ε̄, φ̃</w:t>
      </w:r>
      <w:r>
        <w:rPr>
          <w:vertAlign w:val="subscript"/>
        </w:rPr>
        <w:t xml:space="preserve">i</w:t>
      </w:r>
      <w:r>
        <w:t xml:space="preserve"> − φ</w:t>
      </w:r>
      <w:r>
        <w:rPr>
          <w:vertAlign w:val="subscript"/>
        </w:rPr>
        <w:t xml:space="preserve">i</w:t>
      </w:r>
      <w:r>
        <w:t xml:space="preserve">(v) − φ</w:t>
      </w:r>
      <w:r>
        <w:rPr>
          <w:vertAlign w:val="subscript"/>
        </w:rPr>
        <w:t xml:space="preserve">i</w:t>
      </w:r>
      <w:r>
        <w:t xml:space="preserve">(ε̄) = E</w:t>
      </w:r>
      <w:r>
        <w:rPr>
          <w:vertAlign w:val="subscript"/>
        </w:rPr>
        <w:t xml:space="preserve">π</w:t>
      </w:r>
      <w:r>
        <w:t xml:space="preserve">[(ε</w:t>
      </w:r>
      <w:r>
        <w:rPr>
          <w:vertAlign w:val="subscript"/>
        </w:rPr>
        <w:t xml:space="preserve">k−1</w:t>
      </w:r>
      <w:r>
        <w:t xml:space="preserve">(π) − ε̄(N \ R</w:t>
      </w:r>
      <w:r>
        <w:rPr>
          <w:vertAlign w:val="subscript"/>
        </w:rPr>
        <w:t xml:space="preserve">k−1</w:t>
      </w:r>
      <w:r>
        <w:t xml:space="preserve">)) − (ε</w:t>
      </w:r>
      <w:r>
        <w:rPr>
          <w:vertAlign w:val="subscript"/>
        </w:rPr>
        <w:t xml:space="preserve">k</w:t>
      </w:r>
      <w:r>
        <w:t xml:space="preserve">(π) − ε̄(N \ R</w:t>
      </w:r>
      <w:r>
        <w:rPr>
          <w:vertAlign w:val="subscript"/>
        </w:rPr>
        <w:t xml:space="preserve">k</w:t>
      </w:r>
      <w:r>
        <w:t xml:space="preserve">))] with k = k</w:t>
      </w:r>
      <w:r>
        <w:rPr>
          <w:vertAlign w:val="subscript"/>
        </w:rPr>
        <w:t xml:space="preserve">i</w:t>
      </w:r>
      <w:r>
        <w:t xml:space="preserve">(π). Conditional on the set R</w:t>
      </w:r>
      <w:r>
        <w:rPr>
          <w:vertAlign w:val="subscript"/>
        </w:rPr>
        <w:t xml:space="preserve">k−1</w:t>
      </w:r>
      <w:r>
        <w:t xml:space="preserve"> and on π</w:t>
      </w:r>
      <w:r>
        <w:rPr>
          <w:vertAlign w:val="subscript"/>
        </w:rPr>
        <w:t xml:space="preserve">k</w:t>
      </w:r>
      <w:r>
        <w:t xml:space="preserve"> = i, the order of the first k − 1 removals is uniform, so the first difference has conditional mean zero. The second is at most δ</w:t>
      </w:r>
      <w:r>
        <w:rPr>
          <w:vertAlign w:val="subscript"/>
        </w:rPr>
        <w:t xml:space="preserve">k</w:t>
      </w:r>
      <w:r>
        <w:t xml:space="preserve"> in absolute value, and k</w:t>
      </w:r>
      <w:r>
        <w:rPr>
          <w:vertAlign w:val="subscript"/>
        </w:rPr>
        <w:t xml:space="preserve">i</w:t>
      </w:r>
      <w:r>
        <w:t xml:space="preserve">(π) is uniform on {1, …, n}. ∎</w:t>
      </w:r>
    </w:p>
    <w:p>
      <w:pPr/>
      <w:r>
        <w:t xml:space="preserve">Path sensitivity is cheap to probe. Half the gap between the residuals of two random removal orders of the full set is a lower bound on δ</w:t>
      </w:r>
      <w:r>
        <w:rPr>
          <w:vertAlign w:val="subscript"/>
        </w:rPr>
        <w:t xml:space="preserve">n</w:t>
      </w:r>
      <w:r>
        <w:t xml:space="preserve">; if even this gap is large relative to v(N), unlearning-based values should not be used for compensation without correction. In Section 6 the set-function estimate is computed by unlearning N \ T in a single pass, which is a different procedure from order-averaged sequential removal, so the distances reported there combine path sensitivity with the difference between batch and sequential removal and are not estimates of the bound in Proposition 5.</w:t>
      </w:r>
    </w:p>
    <w:p>
      <w:pPr>
        <w:pStyle w:val="Heading3"/>
      </w:pPr>
      <w:r>
        <w:t xml:space="preserve">4.4 A Diagnostic</w:t>
      </w:r>
    </w:p>
    <w:p>
      <w:pPr/>
      <w:r>
        <w:t xml:space="preserve">Proposition 3 also suggests a practical check. The aggregate bias does not require computing any Shapley values; it needs only a single comparison between a fully unlearned model and a base model trained on D</w:t>
      </w:r>
      <w:r>
        <w:rPr>
          <w:vertAlign w:val="subscript"/>
        </w:rPr>
        <w:t xml:space="preserve">0</w:t>
      </w:r>
      <w:r>
        <w:t xml:space="preserve"> alone. Developers often retain such base checkpoints, and where they do not, the comparison can be run on a smaller proxy model, which is the approach we take in Section 6. A large estimated ε(∅) is a warning that unlearning-based valuations should not be used for compensation without correction. A small or negative ε(∅) is not reassuring, however, since it can coexist with substantial knowledge that a relearning attack recovers (Section 6.4).</w:t>
      </w:r>
    </w:p>
    <w:p>
      <w:pPr>
        <w:pStyle w:val="Heading2"/>
      </w:pPr>
      <w:r>
        <w:t>5 Incentives</w:t>
      </w:r>
    </w:p>
    <w:p>
      <w:pPr>
        <w:pStyle w:val="Heading3"/>
      </w:pPr>
      <w:r>
        <w:t>5.1 Unverifiable Unlearning</w:t>
      </w:r>
    </w:p>
    <w:p>
      <w:pPr/>
      <w:r>
        <w:t>The analysis so far assumes that whoever computes the values has no stake in the outcome. In practice the developer both performs the unlearning and is best placed to measure its effects, while a regulator or court can verify compliance only imperfectly. We study the resulting incentive problem in a deliberately simple setting.</w:t>
      </w:r>
    </w:p>
    <w:p>
      <w:pPr/>
      <w:r>
        <w:t xml:space="preserve">Contributor i requests deletion. The developer can either remove the data exactly, at cost C (by retraining, or by retraining only the affected shard if the model was trained with a sharded scheme), or apply an approximate method at cost c &lt; C. Exact removal leaves no residual. Approximate removal leaves residual value ρ</w:t>
      </w:r>
      <w:r>
        <w:rPr>
          <w:vertAlign w:val="subscript"/>
        </w:rPr>
        <w:t xml:space="preserve">i</w:t>
      </w:r>
      <w:r>
        <w:t xml:space="preserve"> &gt; 0, from which the developer earns βρ</w:t>
      </w:r>
      <w:r>
        <w:rPr>
          <w:vertAlign w:val="subscript"/>
        </w:rPr>
        <w:t xml:space="preserve">i</w:t>
      </w:r>
      <w:r>
        <w:t xml:space="preserve">, where β ≥ 0 converts model performance into revenue. In either case the developer reports that the data has been removed.</w:t>
      </w:r>
    </w:p>
    <w:p>
      <w:pPr/>
      <w:r>
        <w:t xml:space="preserve">A regulator audits with probability p. An audit detects residual knowledge with probability δ, which we call audit power; it reflects the strength of the recovery attacks and membership tests available to the auditor. If residual knowledge is detected, the developer pays a penalty F</w:t>
      </w:r>
      <w:r>
        <w:rPr>
          <w:vertAlign w:val="subscript"/>
        </w:rPr>
        <w:t xml:space="preserve">i</w:t>
      </w:r>
      <w:r>
        <w:t xml:space="preserve">.</w:t>
      </w:r>
    </w:p>
    <w:p>
      <w:pPr/>
      <w:r>
        <w:rPr>
          <w:b/>
        </w:rPr>
        <w:t>Proposition 6 (Audit condition).</w:t>
      </w:r>
      <w:r>
        <w:t xml:space="preserve"> Exact removal, and hence a truthful report, is optimal for the developer if and only if</w:t>
      </w:r>
    </w:p>
    <w:p>
      <w:pPr>
        <w:tabs>
          <w:tab w:val="center" w:pos="4680"/>
          <w:tab w:val="right" w:pos="9360"/>
        </w:tabs>
        <w:spacing w:before="120" w:after="240" w:line="240" w:lineRule="auto"/>
        <w:ind w:firstLine="0"/>
      </w:pPr>
      <w:r>
        <w:tab/>
      </w:r>
      <m:oMath>
        <m:r>
          <w:rPr>
            <w:rFonts w:ascii="Cambria Math" w:hAnsi="Cambria Math"/>
          </w:rPr>
          <m:t xml:space="preserve">pδ</m:t>
        </m:r>
        <m:sSub>
          <m:e>
            <m:r>
              <w:rPr>
                <w:rFonts w:ascii="Cambria Math" w:hAnsi="Cambria Math"/>
              </w:rPr>
              <m:t xml:space="preserve">F</m:t>
            </m:r>
          </m:e>
          <m:sub>
            <m:r>
              <w:rPr>
                <w:rFonts w:ascii="Cambria Math" w:hAnsi="Cambria Math"/>
              </w:rPr>
              <m:t xml:space="preserve">i</m:t>
            </m:r>
          </m:sub>
        </m:sSub>
        <m:r>
          <w:rPr>
            <w:rFonts w:ascii="Cambria Math" w:hAnsi="Cambria Math"/>
          </w:rPr>
          <m:t xml:space="preserve"> ≥ (C − c) + β</m:t>
        </m:r>
        <m:sSub>
          <m:e>
            <m:r>
              <w:rPr>
                <w:rFonts w:ascii="Cambria Math" w:hAnsi="Cambria Math"/>
              </w:rPr>
              <m:t xml:space="preserve">ρ</m:t>
            </m:r>
          </m:e>
          <m:sub>
            <m:r>
              <w:rPr>
                <w:rFonts w:ascii="Cambria Math" w:hAnsi="Cambria Math"/>
              </w:rPr>
              <m:t xml:space="preserve">i</m:t>
            </m:r>
          </m:sub>
        </m:sSub>
        <m:r>
          <w:rPr>
            <w:rFonts w:ascii="Cambria Math" w:hAnsi="Cambria Math"/>
          </w:rPr>
          <m:t xml:space="preserve">.</m:t>
        </m:r>
      </m:oMath>
      <w:r>
        <w:tab/>
        <w:t>(11)</w:t>
      </w:r>
    </w:p>
    <w:p>
      <w:pPr/>
      <w:r>
        <w:rPr>
          <w:i/>
        </w:rPr>
        <w:t>Proof.</w:t>
      </w:r>
      <w:r>
        <w:t xml:space="preserve"> Exact removal yields −C. Approximate removal yields −c + βρ</w:t>
      </w:r>
      <w:r>
        <w:rPr>
          <w:vertAlign w:val="subscript"/>
        </w:rPr>
        <w:t xml:space="preserve">i</w:t>
      </w:r>
      <w:r>
        <w:t xml:space="preserve"> − pδF</w:t>
      </w:r>
      <w:r>
        <w:rPr>
          <w:vertAlign w:val="subscript"/>
        </w:rPr>
        <w:t xml:space="preserve">i</w:t>
      </w:r>
      <w:r>
        <w:t xml:space="preserve">. Comparing the two gives the condition. ∎</w:t>
      </w:r>
    </w:p>
    <w:p>
      <w:pPr/>
      <w:r>
        <w:t>The condition is elementary, but three of its features deserve comment.</w:t>
      </w:r>
    </w:p>
    <w:p>
      <w:pPr/>
      <w:r>
        <w:t>First, audit power enters on a par with audit frequency: a regime that audits often but relies on weak tests is no better than one that audits rarely with strong ones. This gives an economic reason to care about the robustness of unlearning evaluation. The finding that "forgotten" knowledge can be recovered by light fine-tuning (Lynch et al. 2024; Łucki et al. 2024) is, in this model, good news for enforcement, because it raises δ.</w:t>
      </w:r>
    </w:p>
    <w:p>
      <w:pPr/>
      <w:r>
        <w:t xml:space="preserve">Second, the penalty base should not be computed by the developer. A natural proposal is to set F</w:t>
      </w:r>
      <w:r>
        <w:rPr>
          <w:vertAlign w:val="subscript"/>
        </w:rPr>
        <w:t xml:space="preserve">i</w:t>
      </w:r>
      <w:r>
        <w:t xml:space="preserve"> proportional to the contributor's value, F</w:t>
      </w:r>
      <w:r>
        <w:rPr>
          <w:vertAlign w:val="subscript"/>
        </w:rPr>
        <w:t xml:space="preserve">i</w:t>
      </w:r>
      <w:r>
        <w:t xml:space="preserve"> = kφ</w:t>
      </w:r>
      <w:r>
        <w:rPr>
          <w:vertAlign w:val="subscript"/>
        </w:rPr>
        <w:t xml:space="preserve">i</w:t>
      </w:r>
      <w:r>
        <w:t xml:space="preserve">. But if φ</w:t>
      </w:r>
      <w:r>
        <w:rPr>
          <w:vertAlign w:val="subscript"/>
        </w:rPr>
        <w:t xml:space="preserve">i</w:t>
      </w:r>
      <w:r>
        <w:t xml:space="preserve"> is estimated by the developer using its own approximate unlearning method, Proposition 3 implies that the estimate is biased downward whenever residual knowledge dominates collateral damage, and biased most for the contributors with the largest residue. The developer then benefits twice from incomplete unlearning: once through βρ</w:t>
      </w:r>
      <w:r>
        <w:rPr>
          <w:vertAlign w:val="subscript"/>
        </w:rPr>
        <w:t xml:space="preserve">i</w:t>
      </w:r>
      <w:r>
        <w:t xml:space="preserve"> and again through a smaller penalty base. Valuations used for enforcement should therefore come from a third party, or at least from retraining-based estimates on a proxy model. Section 5.2 quantifies this.</w:t>
      </w:r>
    </w:p>
    <w:p>
      <w:pPr/>
      <w:r>
        <w:t>Third, the term C − c depends on decisions made at training time. Training with a sharded or otherwise modular scheme lowers the cost of exact removal and so relaxes the condition. This amounts to an ex ante investment in "unlearnability" whose return depends on how deletion requests will later be enforced; without credible enforcement, developers have little reason to make it.</w:t>
      </w:r>
    </w:p>
    <w:p>
      <w:pPr>
        <w:pStyle w:val="Heading3"/>
      </w:pPr>
      <w:r>
        <w:t xml:space="preserve">5.2 Designing the Audit</w:t>
      </w:r>
    </w:p>
    <w:p>
      <w:pPr/>
      <w:r>
        <w:t xml:space="preserve">Proposition 6 takes the audit as given. We now let a regulator choose it. The regulator moves first and commits to an audit probability p ∈ [0, 1], an audit power δ ∈ [0, 1], and a penalty F ≤ F̄, where F̄ is a cap set by statute or by the developer's limited liability. Each audit costs the regulator a &gt; 0, and building a test of power δ costs e(δ) = eδ²/2 with e &gt; 0; the quadratic form is chosen for tractability. If the developer retains residual knowledge, the regulator suffers a harm H &gt; 0, borne by the contributor or by society; penalties are transfers and are not counted. The developer responds as in Proposition 6 and, when indifferent, removes the data exactly. Write θ = [(C − c) + βρ]/F̄, the smallest audit intensity pδ that deters when the penalty is at its cap.</w:t>
      </w:r>
    </w:p>
    <w:p>
      <w:pPr/>
      <w:r>
        <w:rPr>
          <w:b/>
        </w:rPr>
        <w:t xml:space="preserve">Proposition 7 (Optimal audit design).</w:t>
      </w:r>
      <w:r>
        <w:t xml:space="preserve"> (a) Setting F = F̄ is optimal, and a design (p, δ) induces exact removal if and only if pδ ≥ θ; deterrence is possible only if θ ≤ 1. (b) The cheapest deterring design is δ* = min{1, max{θ, (aθ/e)</w:t>
      </w:r>
      <w:r>
        <w:rPr>
          <w:vertAlign w:val="superscript"/>
        </w:rPr>
        <w:t xml:space="preserve">1/3</w:t>
      </w:r>
      <w:r>
        <w:t xml:space="preserve">}} and p* = θ/δ*. (c) The regulator prefers deterrence to tolerating residual knowledge if and only if aθ/δ* + eδ*²/2 ≤ H; when δ* = (aθ/e)</w:t>
      </w:r>
      <w:r>
        <w:rPr>
          <w:vertAlign w:val="superscript"/>
        </w:rPr>
        <w:t xml:space="preserve">1/3</w:t>
      </w:r>
      <w:r>
        <w:t xml:space="preserve"> this reads (3/2) e</w:t>
      </w:r>
      <w:r>
        <w:rPr>
          <w:vertAlign w:val="superscript"/>
        </w:rPr>
        <w:t xml:space="preserve">1/3</w:t>
      </w:r>
      <w:r>
        <w:t xml:space="preserve"> (aθ)</w:t>
      </w:r>
      <w:r>
        <w:rPr>
          <w:vertAlign w:val="superscript"/>
        </w:rPr>
        <w:t xml:space="preserve">2/3</w:t>
      </w:r>
      <w:r>
        <w:t xml:space="preserve"> ≤ H.</w:t>
      </w:r>
    </w:p>
    <w:p>
      <w:pPr/>
      <w:r>
        <w:rPr>
          <w:i/>
        </w:rPr>
        <w:t xml:space="preserve">Proof.</w:t>
      </w:r>
      <w:r>
        <w:t xml:space="preserve"> Raising F relaxes the condition in Proposition 6 at no cost, so F = F̄, and deterrence requires pδF̄ ≥ (C − c) + βρ, that is, pδ ≥ θ. Substituting p = θ/δ, which satisfies p ≤ 1 if and only if δ ≥ θ, the regulator minimizes f(δ) = aθ/δ + eδ²/2, which is strictly convex on (0, 1] with first-order condition aθ/δ² = eδ. Imposing θ ≤ δ ≤ 1 gives (b). Tolerating residual knowledge costs H (take p = 0 and δ = 0), which gives (c); at the interior optimum aθ/δ* = eδ*², so f(δ*) = (3/2)eδ*². ∎</w:t>
      </w:r>
    </w:p>
    <w:p>
      <w:pPr/>
      <w:r>
        <w:t xml:space="preserve">In the interior case p* = θ</w:t>
      </w:r>
      <w:r>
        <w:rPr>
          <w:vertAlign w:val="superscript"/>
        </w:rPr>
        <w:t xml:space="preserve">2/3</w:t>
      </w:r>
      <w:r>
        <w:t xml:space="preserve">(e/a)</w:t>
      </w:r>
      <w:r>
        <w:rPr>
          <w:vertAlign w:val="superscript"/>
        </w:rPr>
        <w:t xml:space="preserve">1/3</w:t>
      </w:r>
      <w:r>
        <w:t xml:space="preserve"> and δ* = (aθ/e)</w:t>
      </w:r>
      <w:r>
        <w:rPr>
          <w:vertAlign w:val="superscript"/>
        </w:rPr>
        <w:t xml:space="preserve">1/3</w:t>
      </w:r>
      <w:r>
        <w:t xml:space="preserve">. As tests become cheaper (e falls), the regulator shifts toward power and audits less often; as audits become cheaper (a falls), it shifts toward frequency; and both p* and δ* rise with the developer's gain from under-unlearning, C − c + βρ, and fall with the penalty cap. Cheap, strong recovery attacks are therefore a substitute for audit effort, which is a second reason, besides robustness, to treat evaluation methods as enforcement infrastructure. The model is deliberately minimal, with one request, a risk-neutral developer, and a single harm parameter. With many heterogeneous requests the same logic applies request by request, but the regulator must also choose which requests to audit, which we do not model.</w:t>
      </w:r>
    </w:p>
    <w:p>
      <w:pPr/>
      <w:r>
        <w:t xml:space="preserve">Proposition 7 treats the penalty cap as exogenous. Suppose instead that the penalty is proportional to the contributor's value, F</w:t>
      </w:r>
      <w:r>
        <w:rPr>
          <w:vertAlign w:val="subscript"/>
        </w:rPr>
        <w:t xml:space="preserve">i</w:t>
      </w:r>
      <w:r>
        <w:t xml:space="preserve"> = kφ̂</w:t>
      </w:r>
      <w:r>
        <w:rPr>
          <w:vertAlign w:val="subscript"/>
        </w:rPr>
        <w:t xml:space="preserve">i</w:t>
      </w:r>
      <w:r>
        <w:t xml:space="preserve"> with k &gt; 0, and consider the heterogeneous-residue case of Section 4.2 with negligible collateral damage, so that ρ</w:t>
      </w:r>
      <w:r>
        <w:rPr>
          <w:vertAlign w:val="subscript"/>
        </w:rPr>
        <w:t xml:space="preserve">i</w:t>
      </w:r>
      <w:r>
        <w:t xml:space="preserve"> = r</w:t>
      </w:r>
      <w:r>
        <w:rPr>
          <w:vertAlign w:val="subscript"/>
        </w:rPr>
        <w:t xml:space="preserve">i</w:t>
      </w:r>
      <w:r>
        <w:t xml:space="preserve"> and the estimated value is φ̂</w:t>
      </w:r>
      <w:r>
        <w:rPr>
          <w:vertAlign w:val="subscript"/>
        </w:rPr>
        <w:t xml:space="preserve">i</w:t>
      </w:r>
      <w:r>
        <w:t xml:space="preserve"> = φ</w:t>
      </w:r>
      <w:r>
        <w:rPr>
          <w:vertAlign w:val="subscript"/>
        </w:rPr>
        <w:t xml:space="preserve">i</w:t>
      </w:r>
      <w:r>
        <w:t xml:space="preserve"> − r</w:t>
      </w:r>
      <w:r>
        <w:rPr>
          <w:vertAlign w:val="subscript"/>
        </w:rPr>
        <w:t xml:space="preserve">i</w:t>
      </w:r>
      <w:r>
        <w:t xml:space="preserve">. We compare a base estimated by the developer with a base computed by a third party from retraining on a proxy model, which equals φ</w:t>
      </w:r>
      <w:r>
        <w:rPr>
          <w:vertAlign w:val="subscript"/>
        </w:rPr>
        <w:t xml:space="preserve">i</w:t>
      </w:r>
      <w:r>
        <w:t xml:space="preserve">.</w:t>
      </w:r>
    </w:p>
    <w:p>
      <w:pPr/>
      <w:r>
        <w:rPr>
          <w:b/>
        </w:rPr>
        <w:t xml:space="preserve">Proposition 8 (Penalty base).</w:t>
      </w:r>
      <w:r>
        <w:t xml:space="preserve"> Suppose β &gt; 0 and pδkφ</w:t>
      </w:r>
      <w:r>
        <w:rPr>
          <w:vertAlign w:val="subscript"/>
        </w:rPr>
        <w:t xml:space="preserve">i</w:t>
      </w:r>
      <w:r>
        <w:t xml:space="preserve"> &gt; C − c. With a developer-estimated base, exact removal is optimal if and only if r</w:t>
      </w:r>
      <w:r>
        <w:rPr>
          <w:vertAlign w:val="subscript"/>
        </w:rPr>
        <w:t xml:space="preserve">i</w:t>
      </w:r>
      <w:r>
        <w:t xml:space="preserve"> ≤ r̄</w:t>
      </w:r>
      <w:r>
        <w:rPr>
          <w:vertAlign w:val="superscript"/>
        </w:rPr>
        <w:t xml:space="preserve">D</w:t>
      </w:r>
      <w:r>
        <w:rPr>
          <w:vertAlign w:val="subscript"/>
        </w:rPr>
        <w:t xml:space="preserve">i</w:t>
      </w:r>
      <w:r>
        <w:t xml:space="preserve"> = [pδkφ</w:t>
      </w:r>
      <w:r>
        <w:rPr>
          <w:vertAlign w:val="subscript"/>
        </w:rPr>
        <w:t xml:space="preserve">i</w:t>
      </w:r>
      <w:r>
        <w:t xml:space="preserve"> − (C − c)]/(pδk + β). With a third-party base, it is optimal if and only if r</w:t>
      </w:r>
      <w:r>
        <w:rPr>
          <w:vertAlign w:val="subscript"/>
        </w:rPr>
        <w:t xml:space="preserve">i</w:t>
      </w:r>
      <w:r>
        <w:t xml:space="preserve"> ≤ r̄</w:t>
      </w:r>
      <w:r>
        <w:rPr>
          <w:vertAlign w:val="superscript"/>
        </w:rPr>
        <w:t xml:space="preserve">T</w:t>
      </w:r>
      <w:r>
        <w:rPr>
          <w:vertAlign w:val="subscript"/>
        </w:rPr>
        <w:t xml:space="preserve">i</w:t>
      </w:r>
      <w:r>
        <w:t xml:space="preserve"> = [pδkφ</w:t>
      </w:r>
      <w:r>
        <w:rPr>
          <w:vertAlign w:val="subscript"/>
        </w:rPr>
        <w:t xml:space="preserve">i</w:t>
      </w:r>
      <w:r>
        <w:t xml:space="preserve"> − (C − c)]/β. Hence r̄</w:t>
      </w:r>
      <w:r>
        <w:rPr>
          <w:vertAlign w:val="superscript"/>
        </w:rPr>
        <w:t xml:space="preserve">D</w:t>
      </w:r>
      <w:r>
        <w:rPr>
          <w:vertAlign w:val="subscript"/>
        </w:rPr>
        <w:t xml:space="preserve">i</w:t>
      </w:r>
      <w:r>
        <w:t xml:space="preserve"> = r̄</w:t>
      </w:r>
      <w:r>
        <w:rPr>
          <w:vertAlign w:val="superscript"/>
        </w:rPr>
        <w:t xml:space="preserve">T</w:t>
      </w:r>
      <w:r>
        <w:rPr>
          <w:vertAlign w:val="subscript"/>
        </w:rPr>
        <w:t xml:space="preserve">i</w:t>
      </w:r>
      <w:r>
        <w:t xml:space="preserve"> · β/(β + pδk) &lt; r̄</w:t>
      </w:r>
      <w:r>
        <w:rPr>
          <w:vertAlign w:val="superscript"/>
        </w:rPr>
        <w:t xml:space="preserve">T</w:t>
      </w:r>
      <w:r>
        <w:rPr>
          <w:vertAlign w:val="subscript"/>
        </w:rPr>
        <w:t xml:space="preserve">i</w:t>
      </w:r>
      <w:r>
        <w:t xml:space="preserve">.</w:t>
      </w:r>
    </w:p>
    <w:p>
      <w:pPr/>
      <w:r>
        <w:rPr>
          <w:i/>
        </w:rPr>
        <w:t xml:space="preserve">Proof.</w:t>
      </w:r>
      <w:r>
        <w:t xml:space="preserve"> With the developer's base the condition in Proposition 6 becomes pδk(φ</w:t>
      </w:r>
      <w:r>
        <w:rPr>
          <w:vertAlign w:val="subscript"/>
        </w:rPr>
        <w:t xml:space="preserve">i</w:t>
      </w:r>
      <w:r>
        <w:t xml:space="preserve"> − r</w:t>
      </w:r>
      <w:r>
        <w:rPr>
          <w:vertAlign w:val="subscript"/>
        </w:rPr>
        <w:t xml:space="preserve">i</w:t>
      </w:r>
      <w:r>
        <w:t xml:space="preserve">) ≥ (C − c) + βr</w:t>
      </w:r>
      <w:r>
        <w:rPr>
          <w:vertAlign w:val="subscript"/>
        </w:rPr>
        <w:t xml:space="preserve">i</w:t>
      </w:r>
      <w:r>
        <w:t xml:space="preserve">, which rearranges to (pδk + β)r</w:t>
      </w:r>
      <w:r>
        <w:rPr>
          <w:vertAlign w:val="subscript"/>
        </w:rPr>
        <w:t xml:space="preserve">i</w:t>
      </w:r>
      <w:r>
        <w:t xml:space="preserve"> ≤ pδkφ</w:t>
      </w:r>
      <w:r>
        <w:rPr>
          <w:vertAlign w:val="subscript"/>
        </w:rPr>
        <w:t xml:space="preserve">i</w:t>
      </w:r>
      <w:r>
        <w:t xml:space="preserve"> − (C − c). With the third-party base it becomes pδkφ</w:t>
      </w:r>
      <w:r>
        <w:rPr>
          <w:vertAlign w:val="subscript"/>
        </w:rPr>
        <w:t xml:space="preserve">i</w:t>
      </w:r>
      <w:r>
        <w:t xml:space="preserve"> ≥ (C − c) + βr</w:t>
      </w:r>
      <w:r>
        <w:rPr>
          <w:vertAlign w:val="subscript"/>
        </w:rPr>
        <w:t xml:space="preserve">i</w:t>
      </w:r>
      <w:r>
        <w:t xml:space="preserve">. ∎</w:t>
      </w:r>
    </w:p>
    <w:p>
      <w:pPr/>
      <w:r>
        <w:t xml:space="preserve">The same audit regime deters less residue when the developer sets the base. The tolerable residue shrinks by the factor β/(β + pδk), and the data hardest to forget, which leaves the most residue, is protected least. This is the formal sense in which valuations used for enforcement should not be computed by the developer.</w:t>
      </w:r>
    </w:p>
    <w:p>
      <w:pPr>
        <w:pStyle w:val="Heading3"/>
      </w:pPr>
      <w:r>
        <w:t xml:space="preserve">5.3 Property Rules and Liability Rules</w:t>
      </w:r>
    </w:p>
    <w:p>
      <w:pPr/>
      <w:r>
        <w:t xml:space="preserve">The discussion above takes for granted that a deletion request must be honored. Following Calabresi and Melamed (1972), one could instead protect contributors with a liability rule, under which the developer may keep the data provided it pays damages. Proposition 1 suggests a natural measure of damages, namely φ</w:t>
      </w:r>
      <w:r>
        <w:rPr>
          <w:vertAlign w:val="subscript"/>
        </w:rPr>
        <w:t xml:space="preserve">i</w:t>
      </w:r>
      <w:r>
        <w:t xml:space="preserve">, which is consistent with what the contributor would have been paid at acquisition.</w:t>
      </w:r>
    </w:p>
    <w:p>
      <w:pPr/>
      <w:r>
        <w:t xml:space="preserve">Under such a rule the developer retains i's data if and only if the cost of losing it exceeds the damages, that is, if w({i}) + C ≥ φ</w:t>
      </w:r>
      <w:r>
        <w:rPr>
          <w:vertAlign w:val="subscript"/>
        </w:rPr>
        <w:t xml:space="preserve">i</w:t>
      </w:r>
      <w:r>
        <w:t xml:space="preserve">, where w({i}) is the leave-one-out loss. Two consequences follow. When i's data is largely redundant, w({i}) is small relative to φ</w:t>
      </w:r>
      <w:r>
        <w:rPr>
          <w:vertAlign w:val="subscript"/>
        </w:rPr>
        <w:t xml:space="preserve">i</w:t>
      </w:r>
      <w:r>
        <w:t xml:space="preserve">, and the developer will tend to remove the data rather than pay; little social value is lost, since others supply the same information. When i's data is complementary to the rest, w({i}) can exceed φ</w:t>
      </w:r>
      <w:r>
        <w:rPr>
          <w:vertAlign w:val="subscript"/>
        </w:rPr>
        <w:t xml:space="preserve">i</w:t>
      </w:r>
      <w:r>
        <w:t xml:space="preserve">, and the developer keeps the data and pays. In both cases the outcome tracks the actual marginal importance of the data. The rule is unattractive, however, when the contributor's interest is not economic, as with personal data or safety-critical knowledge, and there a property rule backed by the audit condition above seems more appropriate.</w:t>
      </w:r>
    </w:p>
    <w:p>
      <w:pPr>
        <w:pStyle w:val="Heading2"/>
      </w:pPr>
      <w:r>
        <w:t>6 Experimental Design and Results</w:t>
      </w:r>
    </w:p>
    <w:p>
      <w:pPr/>
      <w:r>
        <w:t xml:space="preserve">The theory makes four testable predictions. (P1) Leave-one-out values understate the contribution of redundant contributors relative to Shapley values. (P2) Shapley values estimated through approximate unlearning differ from retraining-based values by the Shapley value of a measurable residual game, with aggregate gap −ε(∅). (P3) Contributors whose data is harder to forget are undervalued more. (P4) Stronger recovery attacks raise measured residuals, and therefore audit power. The experiment reported below speaks to P2 and P4. For P1 it offers only a sanity check on disjoint groups, and it does not test P3. The extensions in Sections 3.4, 4.3 and 5.2 yield further predictions that this experiment does not address. (P5) With all 24 removal orders, sequential estimates satisfy the aggregate identity of Proposition 4 exactly; with a sample of orders, up to sampling error. (P6) The sign of the replication gain in Proposition 2 is given by the weighted sum stated there. We have not yet run either check.</w:t>
      </w:r>
      <w:ins w:id="902" w:author="Claude" w:date="2026-10-05T00:00:00Z">
        <w:r>
          <w:t xml:space="preserve"> Both are implemented in the accompanying code: the first by enumerating all 24 removal orders, the second by evaluating the weighted sum in Proposition 2 on the measured game.</w:t>
        </w:r>
      </w:ins>
      <w:r>
        <w:t xml:space="preserve"/>
      </w:r>
    </w:p>
    <w:p>
      <w:pPr>
        <w:pStyle w:val="Heading3"/>
      </w:pPr>
      <w:r>
        <w:t>6.1 Setting</w:t>
      </w:r>
    </w:p>
    <w:p>
      <w:pPr/>
      <w:r>
        <w:t>Testing these predictions requires a setting in which exact retraining is affordable and in which the content of each contributor's data is known. Fictitious-author benchmarks satisfy both conditions. In TOFU (Maini et al. 2024), a pretrained model is fine-tuned on question-answer pairs about synthetic authors who do not exist on the web, so a model fine-tuned without a given author has, by construction, no legitimate way to answer questions about them.</w:t>
      </w:r>
    </w:p>
    <w:p>
      <w:pPr/>
      <w:r>
        <w:t xml:space="preserve">We partition the authors into n = 4 contributor groups of ten authors each, with twenty question-answer pairs per author. A base corpus D</w:t>
      </w:r>
      <w:r>
        <w:rPr>
          <w:vertAlign w:val="subscript"/>
        </w:rPr>
        <w:t xml:space="preserve">0</w:t>
      </w:r>
      <w:r>
        <w:t xml:space="preserve"> of one hundred further authors is always included in training. Because n = 4 yields only 2</w:t>
      </w:r>
      <w:r>
        <w:rPr>
          <w:vertAlign w:val="superscript"/>
        </w:rPr>
        <w:t xml:space="preserve">4</w:t>
      </w:r>
      <w:r>
        <w:t xml:space="preserve"> = 16 coalitions, the contribution game can be computed exactly by fine-tuning one model per coalition. The base model is Qwen2.5-0.5B, which we fine-tune in full for five epochs (AdamW, learning rate 2e-5, batch size 32) on D</w:t>
      </w:r>
      <w:r>
        <w:rPr>
          <w:vertAlign w:val="subscript"/>
        </w:rPr>
        <w:t xml:space="preserve">0</w:t>
      </w:r>
      <w:r>
        <w:t xml:space="preserve"> together with the groups in the coalition, using a single training run per coalition. Performance U(S) has two components. The author component scores each group by the mean, over its question-answer pairs, of the exponentiated mean answer-token log-probability, and averages this score across the four groups. The general component applies the same score to the TOFU real-authors and world-facts sets and serves to capture collateral damage. The two components receive equal weight, so that v = Δauthor + Δgeneral, with Δ measured relative to U(∅). Both components are evaluated on the training questions themselves, so U measures memorization rather than generalization to paraphrased questions. We adopt this smooth score because it has low seed noise. Across five retraining seeds, the standard deviation of the author component lies between 0.0004 and 0.0014 at the three coalitions we repeated (∅, {1, 2, 3}, and N).</w:t>
      </w:r>
    </w:p>
    <w:p>
      <w:pPr>
        <w:pStyle w:val="Heading3"/>
      </w:pPr>
      <w:r>
        <w:t>6.2 Manipulations</w:t>
      </w:r>
    </w:p>
    <w:p>
      <w:pPr/>
      <w:r>
        <w:t>The design calls for two manipulations. To test P1, redundant contributors are built by giving two groups the same author facts. To test P3, the depth to which each group is learned is varied by duplicating its training examples k times, for instance with k drawn from {1, 2, 4, 8}; duplication is a natural proxy for the repetition that makes real web text hard to unlearn. Both manipulations are implemented, but the experiment reported here uses neither: its four groups are disjoint, and each is trained once. P1 and P3 therefore remain untested.</w:t>
      </w:r>
    </w:p>
    <w:p>
      <w:pPr>
        <w:pStyle w:val="Heading3"/>
      </w:pPr>
      <w:r>
        <w:t>6.3 Estimators and Unlearning Methods</w:t>
      </w:r>
    </w:p>
    <w:p>
      <w:pPr/>
      <w:r>
        <w:t>For each configuration we compute the following:</w:t>
      </w:r>
    </w:p>
    <w:p>
      <w:pPr>
        <w:pStyle w:val="ListParagraph"/>
        <w:numPr>
          <w:ilvl w:val="0"/>
          <w:numId w:val="2"/>
        </w:numPr>
      </w:pPr>
      <w:r>
        <w:t>exact Shapley values φ(v) from all 16 retrained models;</w:t>
      </w:r>
    </w:p>
    <w:p>
      <w:pPr>
        <w:pStyle w:val="ListParagraph"/>
        <w:numPr>
          <w:ilvl w:val="0"/>
          <w:numId w:val="2"/>
        </w:numPr>
      </w:pPr>
      <w:r>
        <w:t>leave-one-out values w({i});</w:t>
      </w:r>
    </w:p>
    <w:p>
      <w:pPr>
        <w:pStyle w:val="ListParagraph"/>
        <w:numPr>
          <w:ilvl w:val="0"/>
          <w:numId w:val="2"/>
        </w:numPr>
      </w:pPr>
      <w:r>
        <w:t>unlearning-based Shapley values φ(v̂), computed in two ways: exactly, from the table of Û(T) over all 16 coalitions, each entry obtained by unlearning N \ T from the fully trained model (the set-function estimate of Section 4.1); and sequentially, by unlearning groups one at a time along six random removal orders and crediting each group with the drop in author performance when it is removed (the sequential estimate). The unlearning algorithm A is gradient ascent on the negative log-likelihood of the forgotten question-answer pairs. Gradient difference and Negative Preference Optimization (Zhang et al. 2024) have not yet been run</w:t>
      </w:r>
      <w:ins w:id="901" w:author="Claude" w:date="2026-10-05T00:00:00Z">
        <w:r>
          <w:t xml:space="preserve"> on this experiment, although both are implemented in the accompanying code (options gd and npo)</w:t>
        </w:r>
      </w:ins>
      <w:r>
        <w:t xml:space="preserve">;</w:t>
      </w:r>
    </w:p>
    <w:p>
      <w:pPr>
        <w:pStyle w:val="ListParagraph"/>
        <w:numPr>
          <w:ilvl w:val="0"/>
          <w:numId w:val="2"/>
        </w:numPr>
      </w:pPr>
      <w:r>
        <w:t>the residual function ε on all coalitions, obtained by comparing unlearned and retrained models, together with its decomposition ε = ρ − κ into residual knowledge ρ (the average excess of unlearned over retrained performance on the forgotten groups) and collateral damage κ (the deficit on the retained groups and on the general component).</w:t>
      </w:r>
    </w:p>
    <w:p>
      <w:pPr/>
      <w:r>
        <w:t xml:space="preserve">Unlearning starts from the model trained on all four groups and uses AdamW with a learning rate of 1e-6, a batch size of 16, and gradient-norm clipping at 1.0. The strength s is the number of gradient-ascent steps per removed group, so removing |N \ T| groups takes s · |N \ T| steps. We selected the learning rate in a calibration run that traces ε(∅) against s for learning rates of 1e-5, 3e-6, and 1e-6. The sign of ε(∅) changes at about 2.9, 7.7, and 20.4 steps per group, respectively. At 1e-5 the transition occurs too abruptly to be resolved on a grid of integer step counts, so we use 1e-6 and report s ∈ {8, 12, 16, 20, 24, 32}, a grid that brackets the sign change. Because the calibration relies on the retrained baseline U(∅), that is, on the diagnostic of Section 4.4, we report all strengths rather than a single tuned value.</w:t>
      </w:r>
    </w:p>
    <w:p>
      <w:pPr/>
      <w:r>
        <w:t>To test P4, we re-measure residual knowledge after a relearning attack. The model from which all four groups have been unlearned is briefly fine-tuned (learning rate 2e-5, batch size 32) on a random 10 percent of the forgotten question-answer pairs and evaluated on the remaining 90 percent, following the protocol of Łucki et al. (2024). We report author performance at T = ∅ after zero and five relearning steps.</w:t>
      </w:r>
    </w:p>
    <w:p>
      <w:pPr>
        <w:pStyle w:val="Heading3"/>
      </w:pPr>
      <w:r>
        <w:t>6.4 Results</w:t>
      </w:r>
    </w:p>
    <w:p>
      <w:pPr/>
      <w:r>
        <w:t>Table 1 sets each prediction against what we observe. Table 2 reports the residual game at the empty coalition, ε(∅) = ρ(∅) − κ(∅), for each unlearning strength, together with author performance at T = ∅ before and after a five-step relearning attack. The retrained baseline U(∅) has author performance 0.097.</w:t>
      </w:r>
    </w:p>
    <w:p>
      <w:pPr>
        <w:pStyle w:val="Caption"/>
      </w:pPr>
      <w:r>
        <w:rPr>
          <w:b/>
        </w:rPr>
        <w:t>Table 1. Predictions and Observed Results</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2340"/>
        <w:gridCol w:w="2340"/>
        <w:gridCol w:w="2340"/>
        <w:gridCol w:w="2340"/>
      </w:tblGrid>
      <w:tr>
        <w:trPr>
          <w:tblHeader/>
        </w:trPr>
        <w:tc>
          <w:tcPr>
            <w:tcW w:w="2340" w:type="dxa"/>
            <w:tcBorders>
              <w:bottom w:val="single" w:sz="6" w:space="0" w:color="auto"/>
            </w:tcBorders>
          </w:tcPr>
          <w:p>
            <w:pPr>
              <w:pStyle w:val="TableText"/>
            </w:pPr>
            <w:r>
              <w:t xml:space="preserve">Comparison</w:t>
            </w:r>
          </w:p>
        </w:tc>
        <w:tc>
          <w:tcPr>
            <w:tcW w:w="2340" w:type="dxa"/>
            <w:tcBorders>
              <w:bottom w:val="single" w:sz="6" w:space="0" w:color="auto"/>
            </w:tcBorders>
          </w:tcPr>
          <w:p>
            <w:pPr>
              <w:pStyle w:val="TableText"/>
            </w:pPr>
            <w:r>
              <w:t xml:space="preserve">Metric</w:t>
            </w:r>
          </w:p>
        </w:tc>
        <w:tc>
          <w:tcPr>
            <w:tcW w:w="2340" w:type="dxa"/>
            <w:tcBorders>
              <w:bottom w:val="single" w:sz="6" w:space="0" w:color="auto"/>
            </w:tcBorders>
          </w:tcPr>
          <w:p>
            <w:pPr>
              <w:pStyle w:val="TableText"/>
            </w:pPr>
            <w:r>
              <w:t xml:space="preserve">Prediction</w:t>
            </w:r>
          </w:p>
        </w:tc>
        <w:tc>
          <w:tcPr>
            <w:tcW w:w="2340" w:type="dxa"/>
            <w:tcBorders>
              <w:bottom w:val="single" w:sz="6" w:space="0" w:color="auto"/>
            </w:tcBorders>
          </w:tcPr>
          <w:p>
            <w:pPr>
              <w:pStyle w:val="TableText"/>
            </w:pPr>
            <w:r>
              <w:t xml:space="preserve">Result</w:t>
            </w:r>
          </w:p>
        </w:tc>
      </w:tr>
      <w:tr>
        <w:tc>
          <w:tcPr>
            <w:tcW w:w="2340" w:type="dxa"/>
          </w:tcPr>
          <w:p>
            <w:pPr>
              <w:pStyle w:val="TableText"/>
            </w:pPr>
            <w:r>
              <w:t xml:space="preserve">LOO vs. Shapley, redundant groups</w:t>
            </w:r>
          </w:p>
        </w:tc>
        <w:tc>
          <w:tcPr>
            <w:tcW w:w="2340" w:type="dxa"/>
          </w:tcPr>
          <w:p>
            <w:pPr>
              <w:pStyle w:val="TableText"/>
            </w:pPr>
            <w:r>
              <w:t xml:space="preserve">Ratio w({i}) / φ_i</w:t>
            </w:r>
          </w:p>
        </w:tc>
        <w:tc>
          <w:tcPr>
            <w:tcW w:w="2340" w:type="dxa"/>
          </w:tcPr>
          <w:p>
            <w:pPr>
              <w:pStyle w:val="TableText"/>
            </w:pPr>
            <w:r>
              <w:t xml:space="preserve">Well below 1</w:t>
            </w:r>
          </w:p>
        </w:tc>
        <w:tc>
          <w:tcPr>
            <w:tcW w:w="2340" w:type="dxa"/>
          </w:tcPr>
          <w:p>
            <w:pPr>
              <w:pStyle w:val="TableText"/>
            </w:pPr>
            <w:r>
              <w:t xml:space="preserve">Not tested, as no groups are redundant. For the four disjoint groups, w({i}) / φ_i lies between 0.99 and 1.00.</w:t>
            </w:r>
          </w:p>
        </w:tc>
      </w:tr>
      <w:tr>
        <w:tc>
          <w:tcPr>
            <w:tcW w:w="2340" w:type="dxa"/>
          </w:tcPr>
          <w:p>
            <w:pPr>
              <w:pStyle w:val="TableText"/>
            </w:pPr>
            <w:r>
              <w:t xml:space="preserve">Unlearning-based vs. exact Shapley</w:t>
            </w:r>
          </w:p>
        </w:tc>
        <w:tc>
          <w:tcPr>
            <w:tcW w:w="2340" w:type="dxa"/>
          </w:tcPr>
          <w:p>
            <w:pPr>
              <w:pStyle w:val="TableText"/>
            </w:pPr>
            <w:r>
              <w:t xml:space="preserve">Spearman rank correlation</w:t>
            </w:r>
          </w:p>
        </w:tc>
        <w:tc>
          <w:tcPr>
            <w:tcW w:w="2340" w:type="dxa"/>
          </w:tcPr>
          <w:p>
            <w:pPr>
              <w:pStyle w:val="TableText"/>
            </w:pPr>
            <w:r>
              <w:t xml:space="preserve">Below 1, method-dependent</w:t>
            </w:r>
          </w:p>
        </w:tc>
        <w:tc>
          <w:tcPr>
            <w:tcW w:w="2340" w:type="dxa"/>
          </w:tcPr>
          <w:p>
            <w:pPr>
              <w:pStyle w:val="TableText"/>
            </w:pPr>
            <w:r>
              <w:t xml:space="preserve">Between −1.0 and −0.4 across strengths. Uninformative, since the four groups are tied within seed noise.</w:t>
            </w:r>
          </w:p>
        </w:tc>
      </w:tr>
      <w:tr>
        <w:tc>
          <w:tcPr>
            <w:tcW w:w="2340" w:type="dxa"/>
          </w:tcPr>
          <w:p>
            <w:pPr>
              <w:pStyle w:val="TableText"/>
            </w:pPr>
            <w:r>
              <w:t xml:space="preserve">Aggregate bias</w:t>
            </w:r>
          </w:p>
        </w:tc>
        <w:tc>
          <w:tcPr>
            <w:tcW w:w="2340" w:type="dxa"/>
          </w:tcPr>
          <w:p>
            <w:pPr>
              <w:pStyle w:val="TableText"/>
            </w:pPr>
            <w:r>
              <w:t xml:space="preserve">Σφ(v̂) − v(N) vs. −ε(∅)</w:t>
            </w:r>
          </w:p>
        </w:tc>
        <w:tc>
          <w:tcPr>
            <w:tcW w:w="2340" w:type="dxa"/>
          </w:tcPr>
          <w:p>
            <w:pPr>
              <w:pStyle w:val="TableText"/>
            </w:pPr>
            <w:r>
              <w:t xml:space="preserve">Equal up to sampling error</w:t>
            </w:r>
          </w:p>
        </w:tc>
        <w:tc>
          <w:tcPr>
            <w:tcW w:w="2340" w:type="dxa"/>
          </w:tcPr>
          <w:p>
            <w:pPr>
              <w:pStyle w:val="TableText"/>
            </w:pPr>
            <w:r>
              <w:t xml:space="preserve">Holds by identity under exact enumeration. The gap −ε(∅) ranges from −0.751 (s = 8) to +0.110 (s = 32).</w:t>
            </w:r>
          </w:p>
        </w:tc>
      </w:tr>
      <w:tr>
        <w:tc>
          <w:tcPr>
            <w:tcW w:w="2340" w:type="dxa"/>
          </w:tcPr>
          <w:p>
            <w:pPr>
              <w:pStyle w:val="TableText"/>
            </w:pPr>
            <w:r>
              <w:t xml:space="preserve">Bias vs. duplication factor k</w:t>
            </w:r>
          </w:p>
        </w:tc>
        <w:tc>
          <w:tcPr>
            <w:tcW w:w="2340" w:type="dxa"/>
          </w:tcPr>
          <w:p>
            <w:pPr>
              <w:pStyle w:val="TableText"/>
            </w:pPr>
            <w:r>
              <w:t xml:space="preserve">Slope of φ_i(v̂) − φ_i(v) on k</w:t>
            </w:r>
          </w:p>
        </w:tc>
        <w:tc>
          <w:tcPr>
            <w:tcW w:w="2340" w:type="dxa"/>
          </w:tcPr>
          <w:p>
            <w:pPr>
              <w:pStyle w:val="TableText"/>
            </w:pPr>
            <w:r>
              <w:t xml:space="preserve">Negative</w:t>
            </w:r>
          </w:p>
        </w:tc>
        <w:tc>
          <w:tcPr>
            <w:tcW w:w="2340" w:type="dxa"/>
          </w:tcPr>
          <w:p>
            <w:pPr>
              <w:pStyle w:val="TableText"/>
            </w:pPr>
            <w:r>
              <w:t xml:space="preserve">Not tested.</w:t>
            </w:r>
          </w:p>
        </w:tc>
      </w:tr>
      <w:tr>
        <w:tc>
          <w:tcPr>
            <w:tcW w:w="2340" w:type="dxa"/>
          </w:tcPr>
          <w:p>
            <w:pPr>
              <w:pStyle w:val="TableText"/>
            </w:pPr>
            <w:r>
              <w:t xml:space="preserve">Residual before vs. after relearning</w:t>
            </w:r>
          </w:p>
        </w:tc>
        <w:tc>
          <w:tcPr>
            <w:tcW w:w="2340" w:type="dxa"/>
          </w:tcPr>
          <w:p>
            <w:pPr>
              <w:pStyle w:val="TableText"/>
            </w:pPr>
            <w:r>
              <w:t xml:space="preserve">Change in ρ</w:t>
            </w:r>
          </w:p>
        </w:tc>
        <w:tc>
          <w:tcPr>
            <w:tcW w:w="2340" w:type="dxa"/>
          </w:tcPr>
          <w:p>
            <w:pPr>
              <w:pStyle w:val="TableText"/>
            </w:pPr>
            <w:r>
              <w:t xml:space="preserve">Increase</w:t>
            </w:r>
          </w:p>
        </w:tc>
        <w:tc>
          <w:tcPr>
            <w:tcW w:w="2340" w:type="dxa"/>
          </w:tcPr>
          <w:p>
            <w:pPr>
              <w:pStyle w:val="TableText"/>
            </w:pPr>
            <w:r>
              <w:t xml:space="preserve">Increase: at s = 20, author performance at ∅ rises from 0.055 to 0.784 after five steps.</w:t>
            </w:r>
          </w:p>
        </w:tc>
      </w:tr>
    </w:tbl>
    <w:p>
      <w:pPr>
        <w:spacing w:after="0" w:line="240" w:lineRule="auto"/>
        <w:ind w:firstLine="0"/>
      </w:pPr>
    </w:p>
    <w:p/>
    <w:p>
      <w:pPr>
        <w:pStyle w:val="Caption"/>
      </w:pPr>
      <w:r>
        <w:rPr>
          <w:b/>
        </w:rPr>
        <w:t>Table 2. Residual Game at the Empty Coalition, by Gradient-Ascent Strength</w:t>
      </w:r>
    </w:p>
    <w:tbl>
      <w:tblPr>
        <w:tblStyle w:val="TableGrid"/>
        <w:tblW w:w="0" w:type="auto"/>
        <w:tblBorders>
          <w:top w:val="single" w:sz="8" w:space="0" w:color="auto"/>
          <w:left w:val="nil"/>
          <w:bottom w:val="single" w:sz="8" w:space="0" w:color="auto"/>
          <w:right w:val="nil"/>
          <w:insideH w:val="nil"/>
          <w:insideV w:val="nil"/>
        </w:tblBorders>
        <w:tblLayout w:type="fixed"/>
        <w:tblLook w:val="04A0" w:firstRow="1" w:lastRow="0" w:firstColumn="0" w:lastColumn="0" w:noHBand="0" w:noVBand="1"/>
      </w:tblPr>
      <w:tblGrid>
        <w:gridCol w:w="1872"/>
        <w:gridCol w:w="1872"/>
        <w:gridCol w:w="1872"/>
        <w:gridCol w:w="1872"/>
        <w:gridCol w:w="1872"/>
      </w:tblGrid>
      <w:tr>
        <w:trPr>
          <w:tblHeader/>
        </w:trPr>
        <w:tc>
          <w:tcPr>
            <w:tcW w:w="1872" w:type="dxa"/>
            <w:tcBorders>
              <w:bottom w:val="single" w:sz="6" w:space="0" w:color="auto"/>
            </w:tcBorders>
          </w:tcPr>
          <w:p>
            <w:pPr>
              <w:pStyle w:val="TableText"/>
            </w:pPr>
            <w:r>
              <w:t xml:space="preserve">Gradient-ascent strength s (steps per group)</w:t>
            </w:r>
          </w:p>
        </w:tc>
        <w:tc>
          <w:tcPr>
            <w:tcW w:w="1872" w:type="dxa"/>
            <w:tcBorders>
              <w:bottom w:val="single" w:sz="6" w:space="0" w:color="auto"/>
            </w:tcBorders>
          </w:tcPr>
          <w:p>
            <w:pPr>
              <w:pStyle w:val="TableText"/>
            </w:pPr>
            <w:r>
              <w:t xml:space="preserve">ε(∅)</w:t>
            </w:r>
          </w:p>
        </w:tc>
        <w:tc>
          <w:tcPr>
            <w:tcW w:w="1872" w:type="dxa"/>
            <w:tcBorders>
              <w:bottom w:val="single" w:sz="6" w:space="0" w:color="auto"/>
            </w:tcBorders>
          </w:tcPr>
          <w:p>
            <w:pPr>
              <w:pStyle w:val="TableText"/>
            </w:pPr>
            <w:r>
              <w:t xml:space="preserve">ρ(∅)</w:t>
            </w:r>
          </w:p>
        </w:tc>
        <w:tc>
          <w:tcPr>
            <w:tcW w:w="1872" w:type="dxa"/>
            <w:tcBorders>
              <w:bottom w:val="single" w:sz="6" w:space="0" w:color="auto"/>
            </w:tcBorders>
          </w:tcPr>
          <w:p>
            <w:pPr>
              <w:pStyle w:val="TableText"/>
            </w:pPr>
            <w:r>
              <w:t xml:space="preserve">κ(∅)</w:t>
            </w:r>
          </w:p>
        </w:tc>
        <w:tc>
          <w:tcPr>
            <w:tcW w:w="1872" w:type="dxa"/>
            <w:tcBorders>
              <w:bottom w:val="single" w:sz="6" w:space="0" w:color="auto"/>
            </w:tcBorders>
          </w:tcPr>
          <w:p>
            <w:pPr>
              <w:pStyle w:val="TableText"/>
            </w:pPr>
            <w:r>
              <w:t xml:space="preserve">Author performance at ∅ after 0 → 5 relearning steps</w:t>
            </w:r>
          </w:p>
        </w:tc>
      </w:tr>
      <w:tr>
        <w:tc>
          <w:tcPr>
            <w:tcW w:w="1872" w:type="dxa"/>
          </w:tcPr>
          <w:p>
            <w:pPr>
              <w:pStyle w:val="TableText"/>
            </w:pPr>
            <w:r>
              <w:t xml:space="preserve">8</w:t>
            </w:r>
          </w:p>
        </w:tc>
        <w:tc>
          <w:tcPr>
            <w:tcW w:w="1872" w:type="dxa"/>
          </w:tcPr>
          <w:p>
            <w:pPr>
              <w:pStyle w:val="TableText"/>
            </w:pPr>
            <w:r>
              <w:t xml:space="preserve">0.751</w:t>
            </w:r>
          </w:p>
        </w:tc>
        <w:tc>
          <w:tcPr>
            <w:tcW w:w="1872" w:type="dxa"/>
          </w:tcPr>
          <w:p>
            <w:pPr>
              <w:pStyle w:val="TableText"/>
            </w:pPr>
            <w:r>
              <w:t xml:space="preserve">0.748</w:t>
            </w:r>
          </w:p>
        </w:tc>
        <w:tc>
          <w:tcPr>
            <w:tcW w:w="1872" w:type="dxa"/>
          </w:tcPr>
          <w:p>
            <w:pPr>
              <w:pStyle w:val="TableText"/>
            </w:pPr>
            <w:r>
              <w:t xml:space="preserve">−0.003</w:t>
            </w:r>
          </w:p>
        </w:tc>
        <w:tc>
          <w:tcPr>
            <w:tcW w:w="1872" w:type="dxa"/>
          </w:tcPr>
          <w:p>
            <w:pPr>
              <w:pStyle w:val="TableText"/>
            </w:pPr>
            <w:r>
              <w:t xml:space="preserve">0.844 → 0.828</w:t>
            </w:r>
          </w:p>
        </w:tc>
      </w:tr>
      <w:tr>
        <w:tc>
          <w:tcPr>
            <w:tcW w:w="1872" w:type="dxa"/>
          </w:tcPr>
          <w:p>
            <w:pPr>
              <w:pStyle w:val="TableText"/>
            </w:pPr>
            <w:r>
              <w:t xml:space="preserve">12</w:t>
            </w:r>
          </w:p>
        </w:tc>
        <w:tc>
          <w:tcPr>
            <w:tcW w:w="1872" w:type="dxa"/>
          </w:tcPr>
          <w:p>
            <w:pPr>
              <w:pStyle w:val="TableText"/>
            </w:pPr>
            <w:r>
              <w:t xml:space="preserve">0.430</w:t>
            </w:r>
          </w:p>
        </w:tc>
        <w:tc>
          <w:tcPr>
            <w:tcW w:w="1872" w:type="dxa"/>
          </w:tcPr>
          <w:p>
            <w:pPr>
              <w:pStyle w:val="TableText"/>
            </w:pPr>
            <w:r>
              <w:t xml:space="preserve">0.431</w:t>
            </w:r>
          </w:p>
        </w:tc>
        <w:tc>
          <w:tcPr>
            <w:tcW w:w="1872" w:type="dxa"/>
          </w:tcPr>
          <w:p>
            <w:pPr>
              <w:pStyle w:val="TableText"/>
            </w:pPr>
            <w:r>
              <w:t xml:space="preserve">0.002</w:t>
            </w:r>
          </w:p>
        </w:tc>
        <w:tc>
          <w:tcPr>
            <w:tcW w:w="1872" w:type="dxa"/>
          </w:tcPr>
          <w:p>
            <w:pPr>
              <w:pStyle w:val="TableText"/>
            </w:pPr>
            <w:r>
              <w:t xml:space="preserve">0.528 → 0.826</w:t>
            </w:r>
          </w:p>
        </w:tc>
      </w:tr>
      <w:tr>
        <w:tc>
          <w:tcPr>
            <w:tcW w:w="1872" w:type="dxa"/>
          </w:tcPr>
          <w:p>
            <w:pPr>
              <w:pStyle w:val="TableText"/>
            </w:pPr>
            <w:r>
              <w:t xml:space="preserve">16</w:t>
            </w:r>
          </w:p>
        </w:tc>
        <w:tc>
          <w:tcPr>
            <w:tcW w:w="1872" w:type="dxa"/>
          </w:tcPr>
          <w:p>
            <w:pPr>
              <w:pStyle w:val="TableText"/>
            </w:pPr>
            <w:r>
              <w:t xml:space="preserve">0.132</w:t>
            </w:r>
          </w:p>
        </w:tc>
        <w:tc>
          <w:tcPr>
            <w:tcW w:w="1872" w:type="dxa"/>
          </w:tcPr>
          <w:p>
            <w:pPr>
              <w:pStyle w:val="TableText"/>
            </w:pPr>
            <w:r>
              <w:t xml:space="preserve">0.140</w:t>
            </w:r>
          </w:p>
        </w:tc>
        <w:tc>
          <w:tcPr>
            <w:tcW w:w="1872" w:type="dxa"/>
          </w:tcPr>
          <w:p>
            <w:pPr>
              <w:pStyle w:val="TableText"/>
            </w:pPr>
            <w:r>
              <w:t xml:space="preserve">0.008</w:t>
            </w:r>
          </w:p>
        </w:tc>
        <w:tc>
          <w:tcPr>
            <w:tcW w:w="1872" w:type="dxa"/>
          </w:tcPr>
          <w:p>
            <w:pPr>
              <w:pStyle w:val="TableText"/>
            </w:pPr>
            <w:r>
              <w:t xml:space="preserve">0.236 → 0.799</w:t>
            </w:r>
          </w:p>
        </w:tc>
      </w:tr>
      <w:tr>
        <w:tc>
          <w:tcPr>
            <w:tcW w:w="1872" w:type="dxa"/>
          </w:tcPr>
          <w:p>
            <w:pPr>
              <w:pStyle w:val="TableText"/>
            </w:pPr>
            <w:r>
              <w:t xml:space="preserve">20</w:t>
            </w:r>
          </w:p>
        </w:tc>
        <w:tc>
          <w:tcPr>
            <w:tcW w:w="1872" w:type="dxa"/>
          </w:tcPr>
          <w:p>
            <w:pPr>
              <w:pStyle w:val="TableText"/>
            </w:pPr>
            <w:r>
              <w:t xml:space="preserve">−0.053</w:t>
            </w:r>
          </w:p>
        </w:tc>
        <w:tc>
          <w:tcPr>
            <w:tcW w:w="1872" w:type="dxa"/>
          </w:tcPr>
          <w:p>
            <w:pPr>
              <w:pStyle w:val="TableText"/>
            </w:pPr>
            <w:r>
              <w:t xml:space="preserve">−0.043</w:t>
            </w:r>
          </w:p>
        </w:tc>
        <w:tc>
          <w:tcPr>
            <w:tcW w:w="1872" w:type="dxa"/>
          </w:tcPr>
          <w:p>
            <w:pPr>
              <w:pStyle w:val="TableText"/>
            </w:pPr>
            <w:r>
              <w:t xml:space="preserve">0.010</w:t>
            </w:r>
          </w:p>
        </w:tc>
        <w:tc>
          <w:tcPr>
            <w:tcW w:w="1872" w:type="dxa"/>
          </w:tcPr>
          <w:p>
            <w:pPr>
              <w:pStyle w:val="TableText"/>
            </w:pPr>
            <w:r>
              <w:t xml:space="preserve">0.055 → 0.784</w:t>
            </w:r>
          </w:p>
        </w:tc>
      </w:tr>
      <w:tr>
        <w:tc>
          <w:tcPr>
            <w:tcW w:w="1872" w:type="dxa"/>
          </w:tcPr>
          <w:p>
            <w:pPr>
              <w:pStyle w:val="TableText"/>
            </w:pPr>
            <w:r>
              <w:t xml:space="preserve">24</w:t>
            </w:r>
          </w:p>
        </w:tc>
        <w:tc>
          <w:tcPr>
            <w:tcW w:w="1872" w:type="dxa"/>
          </w:tcPr>
          <w:p>
            <w:pPr>
              <w:pStyle w:val="TableText"/>
            </w:pPr>
            <w:r>
              <w:t xml:space="preserve">−0.107</w:t>
            </w:r>
          </w:p>
        </w:tc>
        <w:tc>
          <w:tcPr>
            <w:tcW w:w="1872" w:type="dxa"/>
          </w:tcPr>
          <w:p>
            <w:pPr>
              <w:pStyle w:val="TableText"/>
            </w:pPr>
            <w:r>
              <w:t xml:space="preserve">−0.095</w:t>
            </w:r>
          </w:p>
        </w:tc>
        <w:tc>
          <w:tcPr>
            <w:tcW w:w="1872" w:type="dxa"/>
          </w:tcPr>
          <w:p>
            <w:pPr>
              <w:pStyle w:val="TableText"/>
            </w:pPr>
            <w:r>
              <w:t xml:space="preserve">0.012</w:t>
            </w:r>
          </w:p>
        </w:tc>
        <w:tc>
          <w:tcPr>
            <w:tcW w:w="1872" w:type="dxa"/>
          </w:tcPr>
          <w:p>
            <w:pPr>
              <w:pStyle w:val="TableText"/>
            </w:pPr>
            <w:r>
              <w:t xml:space="preserve">0.002 → 0.740</w:t>
            </w:r>
          </w:p>
        </w:tc>
      </w:tr>
      <w:tr>
        <w:tc>
          <w:tcPr>
            <w:tcW w:w="1872" w:type="dxa"/>
          </w:tcPr>
          <w:p>
            <w:pPr>
              <w:pStyle w:val="TableText"/>
            </w:pPr>
            <w:r>
              <w:t xml:space="preserve">32</w:t>
            </w:r>
          </w:p>
        </w:tc>
        <w:tc>
          <w:tcPr>
            <w:tcW w:w="1872" w:type="dxa"/>
          </w:tcPr>
          <w:p>
            <w:pPr>
              <w:pStyle w:val="TableText"/>
            </w:pPr>
            <w:r>
              <w:t xml:space="preserve">−0.110</w:t>
            </w:r>
          </w:p>
        </w:tc>
        <w:tc>
          <w:tcPr>
            <w:tcW w:w="1872" w:type="dxa"/>
          </w:tcPr>
          <w:p>
            <w:pPr>
              <w:pStyle w:val="TableText"/>
            </w:pPr>
            <w:r>
              <w:t xml:space="preserve">−0.097</w:t>
            </w:r>
          </w:p>
        </w:tc>
        <w:tc>
          <w:tcPr>
            <w:tcW w:w="1872" w:type="dxa"/>
          </w:tcPr>
          <w:p>
            <w:pPr>
              <w:pStyle w:val="TableText"/>
            </w:pPr>
            <w:r>
              <w:t xml:space="preserve">0.013</w:t>
            </w:r>
          </w:p>
        </w:tc>
        <w:tc>
          <w:tcPr>
            <w:tcW w:w="1872" w:type="dxa"/>
          </w:tcPr>
          <w:p>
            <w:pPr>
              <w:pStyle w:val="TableText"/>
            </w:pPr>
            <w:r>
              <w:t xml:space="preserve">0.000 → 0.243</w:t>
            </w:r>
          </w:p>
        </w:tc>
      </w:tr>
    </w:tbl>
    <w:p>
      <w:pPr>
        <w:spacing w:after="0" w:line="240" w:lineRule="auto"/>
        <w:ind w:firstLine="0"/>
      </w:pPr>
    </w:p>
    <w:p>
      <w:pPr/>
      <w:r>
        <w:t>Fine-tuning on all four groups yields v(N) = 0.846 on the author component and −0.003 on the general component, so the author data leaves general capability essentially unchanged. The exact Shapley values of the four groups are 0.211, 0.212, 0.212, and 0.211, which sum to v(N). The game is close to additive: the leave-one-out values (0.209 to 0.210) are within 1.3 percent of the Shapley values, as one would expect when no two groups are redundant. The differences among groups are of the same order as the retraining seed noise, which means that the ranking of contributors is not identified. This is a limitation of the symmetric design, and it renders rank correlations uninformative.</w:t>
      </w:r>
    </w:p>
    <w:p>
      <w:pPr/>
      <w:r>
        <w:t>Under exact enumeration of Û, the sum identity in Proposition 3 holds by construction, so the empirical question is how large ε(∅) is and which sign it takes. Both depend strongly on unlearning strength. At s = 8, ε(∅) is 0.751, almost all of it residual knowledge, and the estimated values sum to only 0.092, about 11 percent of the total contribution v(N) = 0.843. The sign changes between s = 16 and s = 20, at roughly 19 steps per group by linear interpolation. At s = 32, ε(∅) is −0.110 and the estimated values overstate the total by about 13 percent. Collateral damage stays small throughout (κ(∅) ≤ 0.013), so ε(∅) is close to ρ(∅) at every strength.</w:t>
      </w:r>
    </w:p>
    <w:p>
      <w:pPr/>
      <w:r>
        <w:t>A small aggregate bias does not imply small individual biases. The L1 norm of the Shapley values of the residual game, computed on the author component, falls from 0.748 at s = 8 to 0.078 at s = 20 and then rises to 0.110 at s = 32. At s = 20 the value of ρ(∅) is −0.043 while the L1 norm is 0.078, so the individual biases must have mixed signs and cannot be a common shift of all values. Even at its minimum, the L1 norm amounts to about 9 percent of v(N) on the author component.</w:t>
      </w:r>
    </w:p>
    <w:p>
      <w:pPr/>
      <w:r>
        <w:t>The sequential estimate moves away from the set-function estimate as strength increases. The L1 distance between the two is 0.017 at s = 8, 0.142 at s = 12, 0.175 at s = 16, 0.244 at s = 20, 0.253 at s = 24, and 0.272 at s = 32, against v(N) = 0.846 on the author component. The assumption of Section 4.1 thus holds approximately for weak unlearning but breaks down at the strengths where the aggregate bias is small. Because the sequential estimate averages over only six of the 24 possible removal orders, part of each distance reflects sampling error; the increase with strength is nevertheless monotone.</w:t>
      </w:r>
    </w:p>
    <w:p>
      <w:pPr/>
      <w:r>
        <w:t>The relearning attack shows that the aggregate diagnostic can mislead. Before the attack, author performance at ∅ is 0.844, 0.528, 0.236, 0.055, 0.002, and 0.000 for s = 8 to 32, against a retrained baseline of 0.097. After five relearning steps on 10 percent of the forgotten pairs, performance on the remaining 90 percent returns to 0.83, 0.83, 0.80, 0.78, and 0.74 for s up to 24, and to 0.24 for s = 32. At s = 20 and s = 24, where ε(∅) is negative and the diagnostic would suggest complete or even excessive forgetting, a brief attack therefore recovers most of the lost performance. This is consistent with P4: the measured residual depends on the strength of the attack, and a value of ε(∅) obtained without an attack does not certify removal. We did not apply the same attack to a model retrained without the groups, so we cannot separate residual knowledge from a general ability to relearn quickly from a few examples.</w:t>
      </w:r>
      <w:ins w:id="903" w:author="Claude" w:date="2026-10-05T00:00:00Z">
        <w:r>
          <w:t xml:space="preserve"> The accompanying code applies the same attack to a model retrained without the groups, but we have not yet run it.</w:t>
        </w:r>
      </w:ins>
      <w:r>
        <w:t xml:space="preserve"> Such a control is needed before the recovered performance can be read as residual knowledge alone.</w:t>
      </w:r>
    </w:p>
    <w:p>
      <w:pPr/>
      <w:r>
        <w:t>Taken together, the results support the claim that the aggregate bias is governed by ε(∅) and can take either sign, depending on how aggressively the method unlearns. They also show that individual biases and order dependence persist where the aggregate bias is small. They do not speak to redundancy (P1), to data that is hard to forget (P3), or to differences across unlearning methods.</w:t>
      </w:r>
    </w:p>
    <w:p>
      <w:pPr>
        <w:pStyle w:val="Heading2"/>
      </w:pPr>
      <w:r>
        <w:t>7 Discussion and Limitations</w:t>
      </w:r>
    </w:p>
    <w:p>
      <w:pPr/>
      <w:r>
        <w:rPr>
          <w:b/>
        </w:rPr>
        <w:t xml:space="preserve">Implications for practice and policy.</w:t>
      </w:r>
      <w:r>
        <w:t xml:space="preserve"> Taken with the propositions, the analysis suggests four things for the organizations and regulators involved. They follow from a stylized model and a small experiment, and we state them as hypotheses about design rather than as findings.</w:t>
      </w:r>
    </w:p>
    <w:p>
      <w:pPr/>
      <w:r>
        <w:rPr>
          <w:i/>
        </w:rPr>
        <w:t xml:space="preserve">Separate valuation from the party being valued.</w:t>
      </w:r>
      <w:r>
        <w:t xml:space="preserve"> Values computed by the developer from its own unlearning method are biased downward where residual knowledge dominates (Proposition 3), and the bias is largest for the contributors whose data is hardest to forget; used as a penalty base, they also shrink the residue that audits can deter (Proposition 8). Enforcement should rest on retraining-based valuations on a proxy model computed by a third party, which requires that the developer retain a base checkpoint and the evaluation suite in escrow so that the diagnostic of Section 4.4 can be run.</w:t>
      </w:r>
    </w:p>
    <w:p>
      <w:pPr/>
      <w:r>
        <w:rPr>
          <w:i/>
        </w:rPr>
        <w:t xml:space="preserve">Treat evaluation as enforcement infrastructure.</w:t>
      </w:r>
      <w:r>
        <w:t xml:space="preserve"> Audit frequency and audit power are substitutes in deterrence (Proposition 7), so regulators and industry bodies can choose between many weak checks and a few strong ones according to relative cost. Strong recovery attacks of the kind studied in Section 6.4 are the natural tool for the second route, and an unlearning claim that has not survived one should not count as compliance.</w:t>
      </w:r>
    </w:p>
    <w:p>
      <w:pPr/>
      <w:r>
        <w:rPr>
          <w:i/>
        </w:rPr>
        <w:t xml:space="preserve">Pay for unlearnability at training time.</w:t>
      </w:r>
      <w:r>
        <w:t xml:space="preserve"> The cost saving C − c from approximate removal enters the audit condition directly, so modular or sharded training that lowers C relaxes it. Developers have little reason to invest in such designs unless enforcement is credible, which suggests that deletion rules and audit regimes should be considered together rather than separately.</w:t>
      </w:r>
    </w:p>
    <w:p>
      <w:pPr/>
      <w:r>
        <w:rPr>
          <w:i/>
        </w:rPr>
        <w:t xml:space="preserve">Write contributor identity into the pricing rule.</w:t>
      </w:r>
      <w:r>
        <w:t xml:space="preserve"> Proposition 2 shows that paying by player rewards replication when a contributor's data is valuable but substitutable. Data marketplaces and licensing schemes that pay by Shapley-type values should price verified distinct content, and should expect that deduplication of near-duplicates will be contested.</w:t>
      </w:r>
    </w:p>
    <w:p>
      <w:pPr/>
      <w:r>
        <w:t>Several assumptions deserve scrutiny.</w:t>
      </w:r>
    </w:p>
    <w:p>
      <w:pPr/>
      <w:r>
        <w:rPr>
          <w:b/>
        </w:rPr>
        <w:t xml:space="preserve">Order independence.</w:t>
      </w:r>
      <w:r>
        <w:t xml:space="preserve"> Proposition 3 treats Û as a set function. Section 4.3 relaxes this: the aggregate identity survives with the residual averaged over removal orders (Proposition 4), and the departure of individual values from an order-averaged benchmark is bounded by path sensitivity (Proposition 5), a quantity we have not measured directly. If path dependence is strong, the estimated game is not a set function, and one would need to average over removal orders or model the residual as a function of the path. In the experiment of Section 6, the L1 distance between the sequential and set-function estimates grows from 0.017 to 0.272 as unlearning strengthens, against v(N) = 0.846, so the assumption is not innocuous at the strengths where the aggregate bias is small; part of that distance reflects the difference between batch and sequential removal. We view the empirical measurement of path sensitivity as the most important open question raised by the paper.</w:t>
      </w:r>
    </w:p>
    <w:p>
      <w:pPr/>
      <w:r>
        <w:rPr>
          <w:b/>
        </w:rPr>
        <w:t>Choice of utility.</w:t>
      </w:r>
      <w:r>
        <w:t xml:space="preserve"> Shapley values are only as meaningful as the performance measure behind them. A contributor's data may matter a great deal for some capabilities and not at all for others, and the weighting of evaluation tasks is a normative choice that our framework does not resolve. Collateral damage is particularly sensitive to it.</w:t>
      </w:r>
    </w:p>
    <w:p>
      <w:pPr/>
      <w:r>
        <w:rPr>
          <w:b/>
        </w:rPr>
        <w:t>Scale.</w:t>
      </w:r>
      <w:r>
        <w:t xml:space="preserve"> Our empirical design relies on small models and synthetic data, where exact retraining is cheap. Whether residual games at frontier scale resemble those at small scale is unknown. We expect the qualitative pattern, that data learned through heavy repetition leaves more residue, to carry over, but the magnitudes may not.</w:t>
      </w:r>
    </w:p>
    <w:p>
      <w:pPr/>
      <w:r>
        <w:rPr>
          <w:b/>
        </w:rPr>
        <w:t>Experimental scope.</w:t>
      </w:r>
      <w:r>
        <w:t xml:space="preserve"> The experiment in Section 6 uses four disjoint and statistically symmetric contributor groups, a single 0.5B-parameter model, one unlearning algorithm (gradient ascent), and one training run per coalition. Because of the symmetry, the ranking of contributors cannot be distinguished from seed noise, and we cannot say how well unlearning-based values preserve rankings. Redundancy (P1), data that is hard to forget (P3), and the comparison across unlearning methods remain untested. In addition, the calibration of unlearning strength used the retrained baseline, and the relearning attack lacks a retrained control.</w:t>
      </w:r>
    </w:p>
    <w:p>
      <w:pPr/>
      <w:r>
        <w:rPr>
          <w:b/>
        </w:rPr>
        <w:t>Contributor definition.</w:t>
      </w:r>
      <w:r>
        <w:t xml:space="preserve"> We assume that contributors are well defined and that their datasets are disjoint. In reality the same text may be owned, licensed, or reposted by several parties, and a single document may contain personal data about people who did not contribute it. Overlapping ownership turns the game into one with shared players, and the externalities studied by Acemoglu et al. (2022) suggest that the value of one person's data can depend on what others have disclosed.</w:t>
      </w:r>
    </w:p>
    <w:p>
      <w:pPr/>
      <w:r>
        <w:rPr>
          <w:b/>
        </w:rPr>
        <w:t xml:space="preserve">Strategic contributors.</w:t>
      </w:r>
      <w:r>
        <w:t xml:space="preserve"> Section 3.4 analyzes replication and merging in a stylized way. Open questions include near-duplicates and paraphrases, which a deduplication step may or may not catch; splitting data into disjoint pieces, whose effect depends on complementarity; collusion between a contributor and the developer; and how contributors respond to the audit regime itself. The replication gain also assumes that duplicates leave U unchanged, whereas in language models duplication raises memorization, which is the duplication factor k of Section 6.2.</w:t>
      </w:r>
    </w:p>
    <w:p>
      <w:pPr>
        <w:pStyle w:val="Heading2"/>
      </w:pPr>
      <w:r>
        <w:t>8 Conclusion</w:t>
      </w:r>
    </w:p>
    <w:p>
      <w:pPr/>
      <w:r>
        <w:t xml:space="preserve">Data valuation and machine unlearning look at the same counterfactual from opposite directions. We have shown that, under the Shapley value, the two directions agree exactly, which gives a consistent basis for pricing data when it is acquired and compensating contributors when it is withdrawn, although the rule is exposed to contributors who replicate their data. In practice the agreement breaks down, because the counterfactuals must be generated by approximate unlearning. The resulting bias has a simple structure: it is additive, its total is fixed by the residual performance of a fully unlearned model, averaged over removal orders when unlearning is sequential, and, according to the theory, it falls hardest on the data that is most difficult to forget, a prediction we have not yet tested. In a small experiment, the aggregate bias changed sign with unlearning strength, order dependence grew with it, and a brief relearning attack recovered knowledge that the aggregate diagnostic had classed as removed. Because the developer controls both the unlearning and its measurement, these biases create incentives to under-unlearn. Our regulator–developer model shows that audit power can substitute for audit frequency, and that valuations used to set penalties should come from a third party rather than the developer. We hope the framework helps connect technical work on unlearning evaluation with the managerial and policy questions that motivate it.</w:t>
      </w:r>
    </w:p>
    <w:p>
      <w:pPr>
        <w:pStyle w:val="Heading2"/>
      </w:pPr>
      <w:r>
        <w:t>References</w:t>
      </w:r>
    </w:p>
    <w:p>
      <w:pPr>
        <w:pStyle w:val="Reference"/>
      </w:pPr>
      <w:r>
        <w:t xml:space="preserve">Acemoglu, D., Makhdoumi, A., Malekian, A., and Ozdaglar, A. 2022. "Too Much Data: Prices and Inefficiencies in Data Markets," </w:t>
      </w:r>
      <w:r>
        <w:rPr>
          <w:i/>
        </w:rPr>
        <w:t>American Economic Journal: Microeconomics</w:t>
      </w:r>
      <w:r>
        <w:t xml:space="preserve"> (14:4), pp. 218-256.</w:t>
      </w:r>
    </w:p>
    <w:p>
      <w:pPr>
        <w:pStyle w:val="Reference"/>
      </w:pPr>
      <w:r>
        <w:t xml:space="preserve">Agarwal, A., Dahleh, M., and Sarkar, T. 2019. "A Marketplace for Data: An Algorithmic Solution," in </w:t>
      </w:r>
      <w:r>
        <w:rPr>
          <w:i/>
        </w:rPr>
        <w:t>Proceedings of the 2019 ACM Conference on Economics and Computation (EC)</w:t>
      </w:r>
      <w:r>
        <w:t>, pp. 701-726.</w:t>
      </w:r>
    </w:p>
    <w:p>
      <w:pPr>
        <w:pStyle w:val="Reference"/>
      </w:pPr>
      <w:r>
        <w:t xml:space="preserve">Berente, N., Gu, B., Recker, J., and Santhanam, R. 2021. "Managing Artificial Intelligence," </w:t>
      </w:r>
      <w:r>
        <w:rPr>
          <w:i/>
        </w:rPr>
        <w:t xml:space="preserve">MIS Quarterly</w:t>
      </w:r>
      <w:r>
        <w:t xml:space="preserve"> (45:3), pp. 1433-1450.</w:t>
      </w:r>
    </w:p>
    <w:p>
      <w:pPr>
        <w:pStyle w:val="Reference"/>
      </w:pPr>
      <w:r>
        <w:t xml:space="preserve">Bergemann, D., and Bonatti, A. 2019. "Markets for Information: An Introduction," </w:t>
      </w:r>
      <w:r>
        <w:rPr>
          <w:i/>
        </w:rPr>
        <w:t xml:space="preserve">Annual Review of Economics</w:t>
      </w:r>
      <w:r>
        <w:t xml:space="preserve"> (11), pp. 85-107.</w:t>
      </w:r>
    </w:p>
    <w:p>
      <w:pPr>
        <w:pStyle w:val="Reference"/>
      </w:pPr>
      <w:r>
        <w:t xml:space="preserve">Bergemann, D., Bonatti, A., and Gan, T. 2022. "The Economics of Social Data," </w:t>
      </w:r>
      <w:r>
        <w:rPr>
          <w:i/>
        </w:rPr>
        <w:t xml:space="preserve">RAND Journal of Economics</w:t>
      </w:r>
      <w:r>
        <w:t xml:space="preserve"> (53:2), pp. 263-296.</w:t>
      </w:r>
    </w:p>
    <w:p>
      <w:pPr>
        <w:pStyle w:val="Reference"/>
      </w:pPr>
      <w:r>
        <w:t xml:space="preserve">Bourtoule, L., Chandrasekaran, V., Choquette-Choo, C. A., Jia, H., Travers, A., Zhang, B., Lie, D., and Papernot, N. 2021. "Machine Unlearning," in </w:t>
      </w:r>
      <w:r>
        <w:rPr>
          <w:i/>
        </w:rPr>
        <w:t>Proceedings of the 2021 IEEE Symposium on Security and Privacy</w:t>
      </w:r>
      <w:r>
        <w:t>, pp. 141-159.</w:t>
      </w:r>
    </w:p>
    <w:p>
      <w:pPr>
        <w:pStyle w:val="Reference"/>
      </w:pPr>
      <w:r>
        <w:t xml:space="preserve">Calabresi, G., and Melamed, A. D. 1972. "Property Rules, Liability Rules, and Inalienability: One View of the Cathedral," </w:t>
      </w:r>
      <w:r>
        <w:rPr>
          <w:i/>
        </w:rPr>
        <w:t>Harvard Law Review</w:t>
      </w:r>
      <w:r>
        <w:t xml:space="preserve"> (85:6), pp. 1089-1128.</w:t>
      </w:r>
    </w:p>
    <w:p>
      <w:pPr>
        <w:pStyle w:val="Reference"/>
      </w:pPr>
      <w:r>
        <w:t xml:space="preserve">Cao, Y., and Yang, J. 2015. "Towards Making Systems Forget with Machine Unlearning," in </w:t>
      </w:r>
      <w:r>
        <w:rPr>
          <w:i/>
        </w:rPr>
        <w:t>Proceedings of the 2015 IEEE Symposium on Security and Privacy</w:t>
      </w:r>
      <w:r>
        <w:t>, pp. 463-480.</w:t>
      </w:r>
    </w:p>
    <w:p>
      <w:pPr>
        <w:pStyle w:val="Reference"/>
      </w:pPr>
      <w:r>
        <w:t xml:space="preserve">Eldan, R., and Russinovich, M. 2023. "Who's Harry Potter? Approximate Unlearning in LLMs," arXiv:2310.02238.</w:t>
      </w:r>
    </w:p>
    <w:p>
      <w:pPr>
        <w:pStyle w:val="Reference"/>
      </w:pPr>
      <w:r>
        <w:t xml:space="preserve">European Union. 2016. Regulation (EU) 2016/679 of the European Parliament and of the Council (General Data Protection Regulation).</w:t>
      </w:r>
    </w:p>
    <w:p>
      <w:pPr>
        <w:pStyle w:val="Reference"/>
      </w:pPr>
      <w:r>
        <w:t xml:space="preserve">European Union. 2024. Regulation (EU) 2024/1689 of the European Parliament and of the Council (Artificial Intelligence Act).</w:t>
      </w:r>
    </w:p>
    <w:p>
      <w:pPr>
        <w:pStyle w:val="Reference"/>
      </w:pPr>
      <w:r>
        <w:t xml:space="preserve">Ghorbani, A., and Zou, J. 2019. "Data Shapley: Equitable Valuation of Data for Machine Learning," in </w:t>
      </w:r>
      <w:r>
        <w:rPr>
          <w:i/>
        </w:rPr>
        <w:t>Proceedings of the 36th International Conference on Machine Learning (ICML)</w:t>
      </w:r>
      <w:r>
        <w:t>, PMLR 97, pp. 2242-2251.</w:t>
      </w:r>
    </w:p>
    <w:p>
      <w:pPr>
        <w:pStyle w:val="Reference"/>
      </w:pPr>
      <w:r>
        <w:t xml:space="preserve">Ginart, A., Guan, M., Valiant, G., and Zou, J. 2019. "Making AI Forget You: Data Deletion in Machine Learning," in </w:t>
      </w:r>
      <w:r>
        <w:rPr>
          <w:i/>
        </w:rPr>
        <w:t>Advances in Neural Information Processing Systems 32 (NeurIPS)</w:t>
      </w:r>
      <w:r>
        <w:t>, pp. 3518-3531.</w:t>
      </w:r>
    </w:p>
    <w:p>
      <w:pPr>
        <w:pStyle w:val="Reference"/>
      </w:pPr>
      <w:r>
        <w:t xml:space="preserve">Han, D., Wooldridge, M., Rogers, A., Ohrimenko, O., and Tschiatschek, S. 2022. "Replication Robust Payoff Allocation in Submodular Cooperative Games," </w:t>
      </w:r>
      <w:r>
        <w:rPr>
          <w:i/>
        </w:rPr>
        <w:t xml:space="preserve">IEEE Transactions on Artificial Intelligence</w:t>
      </w:r>
      <w:r>
        <w:t xml:space="preserve">, arXiv:2006.14583.</w:t>
      </w:r>
    </w:p>
    <w:p>
      <w:pPr>
        <w:pStyle w:val="Reference"/>
      </w:pPr>
      <w:r>
        <w:t xml:space="preserve">Jia, R., Dao, D., Wang, B., Hubis, F. A., Hynes, N., Gürel, N. M., Li, B., Zhang, C., Song, D., and Spanos, C. J. 2019. "Towards Efficient Data Valuation Based on the Shapley Value," in </w:t>
      </w:r>
      <w:r>
        <w:rPr>
          <w:i/>
        </w:rPr>
        <w:t>Proceedings of the 22nd International Conference on Artificial Intelligence and Statistics (AISTATS)</w:t>
      </w:r>
      <w:r>
        <w:t>, PMLR 89, pp. 1167-1176.</w:t>
      </w:r>
    </w:p>
    <w:p>
      <w:pPr>
        <w:pStyle w:val="Reference"/>
      </w:pPr>
      <w:r>
        <w:t xml:space="preserve">Jones, C. I., and Tonetti, C. 2020. "Nonrivalry and the Economics of Data," </w:t>
      </w:r>
      <w:r>
        <w:rPr>
          <w:i/>
        </w:rPr>
        <w:t>American Economic Review</w:t>
      </w:r>
      <w:r>
        <w:t xml:space="preserve"> (110:9), pp. 2819-2858.</w:t>
      </w:r>
    </w:p>
    <w:p>
      <w:pPr>
        <w:pStyle w:val="Reference"/>
      </w:pPr>
      <w:r>
        <w:t xml:space="preserve">Koh, P. W., and Liang, P. 2017. "Understanding Black-Box Predictions via Influence Functions," in </w:t>
      </w:r>
      <w:r>
        <w:rPr>
          <w:i/>
        </w:rPr>
        <w:t>Proceedings of the 34th International Conference on Machine Learning (ICML)</w:t>
      </w:r>
      <w:r>
        <w:t>, PMLR 70, pp. 1885-1894.</w:t>
      </w:r>
    </w:p>
    <w:p>
      <w:pPr>
        <w:pStyle w:val="Reference"/>
      </w:pPr>
      <w:r>
        <w:t xml:space="preserve">Kwon, Y., and Zou, J. 2022. "Beta Shapley: A Unified and Noise-Reduced Data Valuation Framework for Machine Learning," in </w:t>
      </w:r>
      <w:r>
        <w:rPr>
          <w:i/>
        </w:rPr>
        <w:t>Proceedings of the 25th International Conference on Artificial Intelligence and Statistics (AISTATS)</w:t>
      </w:r>
      <w:r>
        <w:t>, PMLR 151, pp. 8780-8802.</w:t>
      </w:r>
    </w:p>
    <w:p>
      <w:pPr>
        <w:pStyle w:val="Reference"/>
      </w:pPr>
      <w:r>
        <w:t xml:space="preserve">Lehrer, E. 1988. "An Axiomatization of the Banzhaf Value," </w:t>
      </w:r>
      <w:r>
        <w:rPr>
          <w:i/>
        </w:rPr>
        <w:t xml:space="preserve">International Journal of Game Theory</w:t>
      </w:r>
      <w:r>
        <w:t xml:space="preserve"> (17:2), pp. 89-99.</w:t>
      </w:r>
    </w:p>
    <w:p>
      <w:pPr>
        <w:pStyle w:val="Reference"/>
      </w:pPr>
      <w:r>
        <w:t xml:space="preserve">Łucki, J., Wei, B., Huang, Y., Henderson, P., Tramèr, F., and Rando, J. 2024. "An Adversarial Perspective on Machine Unlearning for AI Safety," arXiv:2409.18025.</w:t>
      </w:r>
    </w:p>
    <w:p>
      <w:pPr>
        <w:pStyle w:val="Reference"/>
      </w:pPr>
      <w:r>
        <w:t xml:space="preserve">Lynch, A., Guo, P., Ewart, A., Casper, S., and Hadfield-Menell, D. 2024. "Eight Methods to Evaluate Robust Unlearning in LLMs," arXiv:2402.16835.</w:t>
      </w:r>
    </w:p>
    <w:p>
      <w:pPr>
        <w:pStyle w:val="Reference"/>
      </w:pPr>
      <w:r>
        <w:t xml:space="preserve">Maini, P., Feng, Z., Schwarzschild, A., Lipton, Z. C., and Kolter, J. Z. 2024. "TOFU: A Task of Fictitious Unlearning for LLMs," arXiv:2401.06121.</w:t>
      </w:r>
    </w:p>
    <w:p>
      <w:pPr>
        <w:pStyle w:val="Reference"/>
      </w:pPr>
      <w:r>
        <w:t xml:space="preserve">Pruthi, G., Liu, F., Kale, S., and Sundararajan, M. 2020. "Estimating Training Data Influence by Tracing Gradient Descent," in </w:t>
      </w:r>
      <w:r>
        <w:rPr>
          <w:i/>
        </w:rPr>
        <w:t>Advances in Neural Information Processing Systems 33 (NeurIPS)</w:t>
      </w:r>
      <w:r>
        <w:t>.</w:t>
      </w:r>
    </w:p>
    <w:p>
      <w:pPr>
        <w:pStyle w:val="Reference"/>
      </w:pPr>
      <w:r>
        <w:t xml:space="preserve">Roth, A. E. (ed.). 1988. </w:t>
      </w:r>
      <w:r>
        <w:rPr>
          <w:i/>
        </w:rPr>
        <w:t>The Shapley Value: Essays in Honor of Lloyd S. Shapley</w:t>
      </w:r>
      <w:r>
        <w:t>, Cambridge, UK: Cambridge University Press.</w:t>
      </w:r>
    </w:p>
    <w:p>
      <w:pPr>
        <w:pStyle w:val="Reference"/>
      </w:pPr>
      <w:r>
        <w:t xml:space="preserve">Shapley, L. S. 1953. "A Value for n-Person Games," in </w:t>
      </w:r>
      <w:r>
        <w:rPr>
          <w:i/>
        </w:rPr>
        <w:t>Contributions to the Theory of Games II</w:t>
      </w:r>
      <w:r>
        <w:t>, H. W. Kuhn and A. W. Tucker (eds.), Princeton, NJ: Princeton University Press, pp. 307-317.</w:t>
      </w:r>
    </w:p>
    <w:p>
      <w:pPr>
        <w:pStyle w:val="Reference"/>
      </w:pPr>
      <w:r>
        <w:t xml:space="preserve">Shi, W., Lee, J., Huang, Y., Malladi, S., Zhao, J., Holtzman, A., Liu, D., Zettlemoyer, L., Smith, N. A., and Zhang, C. 2024. "MUSE: Machine Unlearning Six-Way Evaluation for Language Models," arXiv:2407.06460.</w:t>
      </w:r>
    </w:p>
    <w:p>
      <w:pPr>
        <w:pStyle w:val="Reference"/>
      </w:pPr>
      <w:r>
        <w:t xml:space="preserve">Smith, H. J., Dinev, T., and Xu, H. 2011. "Information Privacy Research: An Interdisciplinary Review," </w:t>
      </w:r>
      <w:r>
        <w:rPr>
          <w:i/>
        </w:rPr>
        <w:t xml:space="preserve">MIS Quarterly</w:t>
      </w:r>
      <w:r>
        <w:t xml:space="preserve"> (35:4), pp. 989-1015.</w:t>
      </w:r>
    </w:p>
    <w:p>
      <w:pPr>
        <w:pStyle w:val="Reference"/>
      </w:pPr>
      <w:r>
        <w:t xml:space="preserve">Wang, J. T., and Jia, R. 2023. "Data Banzhaf: A Robust Data Valuation Framework for Machine Learning," in </w:t>
      </w:r>
      <w:r>
        <w:rPr>
          <w:i/>
        </w:rPr>
        <w:t>Proceedings of the 26th International Conference on Artificial Intelligence and Statistics (AISTATS)</w:t>
      </w:r>
      <w:r>
        <w:t>, PMLR 206, pp. 6388-6421.</w:t>
      </w:r>
    </w:p>
    <w:p>
      <w:pPr>
        <w:pStyle w:val="Reference"/>
      </w:pPr>
      <w:r>
        <w:t xml:space="preserve">Young, H. P. 1985. "Monotonic Solutions of Cooperative Games," </w:t>
      </w:r>
      <w:r>
        <w:rPr>
          <w:i/>
        </w:rPr>
        <w:t>International Journal of Game Theory</w:t>
      </w:r>
      <w:r>
        <w:t xml:space="preserve"> (14:2), pp. 65-72.</w:t>
      </w:r>
    </w:p>
    <w:p>
      <w:pPr>
        <w:pStyle w:val="Reference"/>
      </w:pPr>
      <w:r>
        <w:t xml:space="preserve">Zhang, R., Lin, L., Bai, Y., and Mei, S. 2024. "Negative Preference Optimization: From Catastrophic Collapse to Effective Unlearning," arXiv:2404.05868.</w:t>
      </w:r>
    </w:p>
    <w:sectPr>
      <w:footerReference w:type="default" r:id="rId3"/>
      <w:pgSz w:w="12240" w:h="15840"/>
      <w:pgMar w:top="1440" w:right="1440" w:bottom="1440" w:left="1440" w:header="720" w:footer="720" w:gutter="0"/>
    </w:sectPr>
  </w:body>
</w:document>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Times New Roman" w:hAnsi="Times New Roman" w:eastAsia="Times New Roman" w:cs="Times New Roman"/>
        <w:sz w:val="24"/>
        <w:szCs w:val="24"/>
        <w:lang w:val="en-US"/>
      </w:rPr>
    </w:rPrDefault>
    <w:pPrDefault>
      <w:pPr>
        <w:spacing w:after="0" w:line="480" w:lineRule="auto"/>
      </w:pPr>
    </w:pPrDefault>
  </w:docDefaults>
  <w:style w:type="paragraph" w:default="1" w:styleId="Normal">
    <w:name w:val="Normal"/>
    <w:qFormat/>
    <w:pPr>
      <w:spacing w:after="0" w:line="480" w:lineRule="auto"/>
      <w:ind w:firstLine="720"/>
      <w:jc w:val="left"/>
    </w:pPr>
  </w:style>
  <w:style w:type="paragraph" w:styleId="Title">
    <w:name w:val="Title"/>
    <w:basedOn w:val="Normal"/>
    <w:next w:val="Normal"/>
    <w:qFormat/>
    <w:pPr>
      <w:spacing w:before="0" w:after="360" w:line="240" w:lineRule="auto"/>
      <w:ind w:firstLine="0"/>
      <w:jc w:val="center"/>
    </w:pPr>
    <w:rPr>
      <w:b/>
      <w:sz w:val="28"/>
      <w:szCs w:val="28"/>
    </w:rPr>
  </w:style>
  <w:style w:type="paragraph" w:styleId="Heading1">
    <w:name w:val="heading 1"/>
    <w:basedOn w:val="Normal"/>
    <w:next w:val="Normal"/>
    <w:qFormat/>
    <w:pPr>
      <w:keepNext/>
      <w:spacing w:before="240" w:after="0"/>
      <w:ind w:firstLine="0"/>
      <w:outlineLvl w:val="0"/>
    </w:pPr>
    <w:rPr>
      <w:b/>
    </w:rPr>
  </w:style>
  <w:style w:type="paragraph" w:styleId="Heading2">
    <w:name w:val="heading 2"/>
    <w:basedOn w:val="Normal"/>
    <w:next w:val="Normal"/>
    <w:qFormat/>
    <w:pPr>
      <w:keepNext/>
      <w:spacing w:before="240" w:after="0"/>
      <w:ind w:firstLine="0"/>
      <w:jc w:val="center"/>
      <w:outlineLvl w:val="1"/>
    </w:pPr>
    <w:rPr>
      <w:b/>
      <w:caps/>
    </w:rPr>
  </w:style>
  <w:style w:type="paragraph" w:styleId="Heading3">
    <w:name w:val="heading 3"/>
    <w:basedOn w:val="Normal"/>
    <w:next w:val="Normal"/>
    <w:qFormat/>
    <w:pPr>
      <w:keepNext/>
      <w:spacing w:before="120" w:after="0"/>
      <w:ind w:firstLine="0"/>
      <w:jc w:val="left"/>
      <w:outlineLvl w:val="2"/>
    </w:pPr>
    <w:rPr>
      <w:b/>
    </w:rPr>
  </w:style>
  <w:style w:type="paragraph" w:styleId="Heading4">
    <w:name w:val="heading 4"/>
    <w:basedOn w:val="Normal"/>
    <w:next w:val="Normal"/>
    <w:qFormat/>
    <w:pPr>
      <w:keepNext/>
      <w:ind w:firstLine="0"/>
      <w:outlineLvl w:val="3"/>
    </w:pPr>
    <w:rPr>
      <w:b/>
      <w:i/>
    </w:rPr>
  </w:style>
  <w:style w:type="paragraph" w:styleId="ListParagraph">
    <w:name w:val="List Paragraph"/>
    <w:basedOn w:val="Normal"/>
    <w:qFormat/>
    <w:pPr>
      <w:ind w:left="720" w:firstLine="0"/>
    </w:pPr>
  </w:style>
  <w:style w:type="paragraph" w:styleId="Caption">
    <w:name w:val="caption"/>
    <w:basedOn w:val="Normal"/>
    <w:next w:val="Normal"/>
    <w:qFormat/>
    <w:pPr>
      <w:keepNext/>
      <w:spacing w:before="240" w:after="120" w:line="240" w:lineRule="auto"/>
      <w:ind w:firstLine="0"/>
    </w:pPr>
    <w:rPr>
      <w:b/>
    </w:rPr>
  </w:style>
  <w:style w:type="paragraph" w:styleId="TableText">
    <w:name w:val="Table Text"/>
    <w:basedOn w:val="Normal"/>
    <w:qFormat/>
    <w:pPr>
      <w:spacing w:before="40" w:after="40" w:line="240" w:lineRule="auto"/>
      <w:ind w:firstLine="0"/>
    </w:pPr>
    <w:rPr>
      <w:sz w:val="20"/>
      <w:szCs w:val="20"/>
    </w:rPr>
  </w:style>
  <w:style w:type="paragraph" w:styleId="Reference">
    <w:name w:val="Reference"/>
    <w:basedOn w:val="Normal"/>
    <w:qFormat/>
    <w:pPr>
      <w:ind w:left="720" w:hanging="720"/>
    </w:pPr>
  </w:style>
  <w:style w:type="paragraph" w:styleId="Footer">
    <w:name w:val="footer"/>
    <w:basedOn w:val="Normal"/>
    <w:qFormat/>
    <w:pPr>
      <w:spacing w:line="240" w:lineRule="auto"/>
      <w:ind w:firstLine="0"/>
      <w:jc w:val="center"/>
    </w:p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

<file path=docProps/app.xml><?xml version="1.0" encoding="utf-8"?>
<Properties xmlns="http://schemas.openxmlformats.org/officeDocument/2006/extended-properties"/>
</file>

<file path=docProps/core.xml><?xml version="1.0" encoding="utf-8"?>
<cp:coreProperties xmlns:cp="http://schemas.openxmlformats.org/package/2006/metadata/core-properties" xmlns:dc="http://purl.org/dc/elements/1.1/" xmlns:dcterms="http://purl.org/dc/terms/" xmlns:xsi="http://www.w3.org/2001/XMLSchema-instance">
  <dc:title>Pricing Forgetting: Shapley-Based Data Valuation for Compensated Unlearning in Large Language Models</dc:title>
</cp:coreProperties>
</file>