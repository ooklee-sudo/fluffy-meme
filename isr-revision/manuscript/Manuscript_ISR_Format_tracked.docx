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Do Releases Respond to Degradation? Evidence from the Open-Source LLM Tooling Ecosystem</w:t>
      </w:r>
    </w:p>
    <w:p>
      <w:pPr>
        <w:pStyle w:val="Heading2"/>
      </w:pPr>
      <w:r>
        <w:t xml:space="preserve">Abstract</w:t>
      </w:r>
    </w:p>
    <w:p>
      <w:pPr>
        <w:pStyle w:val="FirstParagraph"/>
      </w:pPr>
      <w:r>
        <w:t xml:space="preserve">Organizations increasingly deploy systems built on large language models and are expected to refresh them as the world drifts away from their training data, yet little is known about what triggers a refresh. Release frequency is widely read as a signal of responsive maintenance. Drawing on signaling theory and on the distinction between state-dependent and time-dependent adjustment in price setting, we derive from a Poisson model of accumulating errors when cadence would be a valid signal, and test the implications on weekly issue, release, pull-request, and commit histories for 19 widely used open-source repositories in the LLM tooling ecosystem (3,432 repository-weeks; 2,456 releases). Bug reports show no measurable rise with the time since the last release relative to total issues, although a modest accumulation of up to about 3.9 percent per week cannot be excluded once the post-release burst of attention is absorbed. Release probabilities rise with the volume of user issues but show no significant additional response to bug reports at a given volume</w:t>
      </w:r>
      <w:del w:id="9143" w:author="Claude" w:date="2026-10-13T00:00:00Z">
        <w:r>
          <w:delText xml:space="preserve">, and no detectable response to 38 upstream model launches.</w:delText>
        </w:r>
      </w:del>
      <w:ins w:id="9144" w:author="Claude" w:date="2026-10-13T00:00:00Z">
        <w:r>
          <w:t xml:space="preserve">. Repositories exposed to one of 38 upstream model launches release sooner in the days after it, a response that weekly data do not show.</w:t>
        </w:r>
      </w:ins>
      <w:r>
        <w:t xml:space="preserve"> The release hazard also tends to rise with the stock of merged changes, although the data cannot cleanly separate that stock from calendar time. Release cadence therefore </w:t>
      </w:r>
      <w:del w:id="9001" w:author="Claude" w:date="2026-10-13T00:00:00Z">
        <w:r>
          <w:delText xml:space="preserve">reflects user activity and accumulated work more clearly than responsiveness to degradation and should not be read as a validated signal of it</w:delText>
        </w:r>
      </w:del>
      <w:ins w:id="9002" w:author="Claude" w:date="2026-10-13T00:00:00Z">
        <w:r>
          <w:t xml:space="preserve">carries information about responsiveness to users, to upstream launches, and to accumulated work, but the data do not identify it as a signal of responsiveness to degradation specifically</w:t>
        </w:r>
      </w:ins>
      <w:r>
        <w:t xml:space="preserve">. Detecting degradation requires performance data that public repositories do not contain, which matters for post-market monitoring and for users of third-party AI tooling.</w:t>
      </w:r>
    </w:p>
    <w:p>
      <w:pPr>
        <w:pStyle w:val="BodyText"/>
      </w:pPr>
      <w:r>
        <w:rPr>
          <w:b/>
          <w:bCs/>
        </w:rPr>
        <w:t xml:space="preserve">Keywords:</w:t>
      </w:r>
      <w:r>
        <w:t xml:space="preserve"> open-source software; artificial intelligence; software maintenance; state-dependent adjustment; time-dependent adjustment; hazard models; signaling theory</w:t>
      </w:r>
    </w:p>
    <w:p>
      <w:pPr>
        <w:pStyle w:val="Heading2"/>
        <w:pageBreakBefore/>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 A high release frequency is </w:t>
      </w:r>
      <w:del w:id="9003" w:author="Claude" w:date="2026-10-13T00:00:00Z">
        <w:r>
          <w:delText xml:space="preserve">routinely treated by practitioners, buyers, and regulators as evidence that a project is actively maintained and that degradation is being managed. Our results give no support to</w:delText>
        </w:r>
      </w:del>
      <w:ins w:id="9004" w:author="Claude" w:date="2026-10-13T00:00:00Z">
        <w:r>
          <w:t xml:space="preserve">treated as evidence that a project is actively maintained, both by practitioners and by widely used project-health metrics (Section 2.4), and it is easily read as evidence that degradation is being managed. Our results do not support the second half of</w:t>
        </w:r>
      </w:ins>
      <w:r>
        <w:t xml:space="preserve"> this inference in the open-source LLM tooling ecosystem. Bug reports show no measurable rise with release age relative to total issues, releases respond to </w:t>
      </w:r>
      <w:del w:id="9005" w:author="Claude" w:date="2026-10-13T00:00:00Z">
        <w:r>
          <w:delText xml:space="preserve">the volume of user issues but not distinguishably to bug reports as such</w:delText>
        </w:r>
      </w:del>
      <w:ins w:id="9006" w:author="Claude" w:date="2026-10-13T00:00:00Z">
        <w:r>
          <w:t xml:space="preserve">user issues, but a response to bug reports cannot be distinguished from a response to overall issue volume</w:t>
        </w:r>
      </w:ins>
      <w:del w:id="9145" w:author="Claude" w:date="2026-10-13T00:00:00Z">
        <w:r>
          <w:delText xml:space="preserve">, and they show no detectable response to upstream model launches.</w:delText>
        </w:r>
      </w:del>
      <w:ins w:id="9146" w:author="Claude" w:date="2026-10-13T00:00:00Z">
        <w:r>
          <w:t xml:space="preserve">, and they respond within days to upstream model launches.</w:t>
        </w:r>
      </w:ins>
      <w:r>
        <w:t xml:space="preserve"> Release timing also tends to track the accumulation of merged work. Release cadence therefore looks more like a signal of </w:t>
      </w:r>
      <w:del w:id="9007" w:author="Claude" w:date="2026-10-13T00:00:00Z">
        <w:r>
          <w:delText xml:space="preserve">user activity and development activity than of responsiveness to system deterioration</w:delText>
        </w:r>
      </w:del>
      <w:ins w:id="9008" w:author="Claude" w:date="2026-10-13T00:00:00Z">
        <w:r>
          <w:t xml:space="preserve">responsiveness to users, to upstream launches, and to development work than a signal of responsiveness to system deterioration specifically</w:t>
        </w:r>
      </w:ins>
      <w:r>
        <w:t xml:space="preserve">—a distinction that matters for the design of monitoring and governance of deployed AI systems.</w:t>
      </w:r>
    </w:p>
    <w:p>
      <w:pPr>
        <w:pStyle w:val="BodyText"/>
      </w:pPr>
      <w:r>
        <w:t xml:space="preserve">We frame the question as one of signal validity. Release frequency is an observable signal that buyers, auditors, and regulators read as a sign of an unobservable quality, namely how responsively a system is maintained (Spence 1973, Connelly et al. 2011). A signal is informative about that quality only if it differs systematically between responsive and unresponsive maintainers. If release timing responds to degradation, cadence carries information about responsiveness. If release timing follows accumulated </w:t>
      </w:r>
      <w:del w:id="9009" w:author="Claude" w:date="2026-10-13T00:00:00Z">
        <w:r>
          <w:delText xml:space="preserve">work or the calendar, a high cadence is as likely among unresponsive maintainers as among responsive ones, and reading it as evidence of maintenance quality</w:delText>
        </w:r>
      </w:del>
      <w:ins w:id="9010" w:author="Claude" w:date="2026-10-13T00:00:00Z">
        <w:r>
          <w:t xml:space="preserve">work, overall user activity, or the calendar, a high cadence can be as likely among maintainers who do not respond to degradation as among those who do, and reading it as evidence that degradation is managed</w:t>
        </w:r>
      </w:ins>
      <w:r>
        <w:t xml:space="preserve"> is an error of inference. The distinction between state-dependent and time-dependent adjustment gives this question testable content: state dependence in errors is the condition under which cadence is a valid signal of </w:t>
      </w:r>
      <w:del w:id="9011" w:author="Claude" w:date="2026-10-13T00:00:00Z">
        <w:r>
          <w:delText xml:space="preserve">responsiveness</w:delText>
        </w:r>
      </w:del>
      <w:ins w:id="9012" w:author="Claude" w:date="2026-10-13T00:00:00Z">
        <w:r>
          <w:t xml:space="preserve">responsiveness to degradation, as distinct from responsiveness to users or to accumulated work</w:t>
        </w:r>
      </w:ins>
      <w:r>
        <w:t xml:space="preserve">.</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four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rPr>
          <w:b/>
          <w:bCs/>
        </w:rPr>
        <w:t xml:space="preserve">RQ3.</w:t>
      </w:r>
      <w:r>
        <w:t xml:space="preserve"> Does the probability of a release rise after an observable signal of degradation, namely a recent surge in bug reports or the launch of an upstream model on which the software depends? A positive answer would mean that releases respond to the state of the system and not only to the calendar.</w:t>
      </w:r>
    </w:p>
    <w:p>
      <w:pPr>
        <w:pStyle w:val="BodyText"/>
      </w:pPr>
      <w:r>
        <w:rPr>
          <w:b/>
          <w:bCs/>
        </w:rPr>
        <w:t xml:space="preserve">RQ4.</w:t>
      </w:r>
      <w:r>
        <w:t xml:space="preserve"> Does the release hazard rise with the stock of changes merged since the last regular release, and does it still depend on calendar time once that stock is included? Accumulated work is a state that maintainers observe at no cost, so a state-dependent rule could respond to it even if it ignores errors.</w:t>
      </w:r>
    </w:p>
    <w:p>
      <w:pPr>
        <w:pStyle w:val="BodyText"/>
      </w:pPr>
      <w:r>
        <w:t xml:space="preserve">The answer to RQ1 is that bug reports do not rise measurably with the age of a release. The pooled slope is close to zero when bug reports are measured relative to total issues (−0.003 per week; 95% CI −0.015 to 0.010), but once the post-release burst of attention is absorbed the interval allows an accumulation of up to about 3.9 percent per week (+0.017; −0.003 to 0.038), so we read the result as weak evidence against an accumulating error state and not as proof of its absence. </w:t>
      </w:r>
    </w:p>
    <w:p>
      <w:pPr>
        <w:pStyle w:val="BodyText"/>
        <w:rPr>
          <w:ins w:id="9102" w:author="Claude" w:date="2026-10-13T00:00:00Z"/>
        </w:rPr>
      </w:pPr>
      <w:ins w:id="9103" w:author="Claude" w:date="2026-10-13T00:00:00Z">
        <w:r>
          <w:t xml:space="preserve">The answer to RQ2 is that the age profile of the release hazard is not what a response to errors would produce. Only one repository (vLLM) has a hazard that rises significantly with age, the pooled slope is not distinguishable from zero (−0.09; 95% CI −0.21 to 0.03), and the raw hazard is highest in the week after a release, when hot-fixes are issued.</w:t>
        </w:r>
      </w:ins>
    </w:p>
    <w:p>
      <w:pPr>
        <w:pStyle w:val="BodyText"/>
      </w:pPr>
      <w:r>
        <w:t xml:space="preserve">The answer to RQ3 is that release probabilities respond to </w:t>
      </w:r>
      <w:del w:id="9013" w:author="Claude" w:date="2026-10-13T00:00:00Z">
        <w:r>
          <w:delText xml:space="preserve">the volume of user issues but not distinguishably to bug reports as such</w:delText>
        </w:r>
      </w:del>
      <w:ins w:id="9014" w:author="Claude" w:date="2026-10-13T00:00:00Z">
        <w:r>
          <w:t xml:space="preserve">user issues, including bug reports, but a response to bug reports cannot be distinguished from a response to the overall volume of issues</w:t>
        </w:r>
      </w:ins>
      <w:r>
        <w:t xml:space="preserve">. With non-bug issues held fixed, one standard deviation more bug reports in the previous week raises the log-odds of a release by 0.26 (wild cluster bootstrap p = 0.01), </w:t>
      </w:r>
      <w:r>
        <w:rPr/>
        <w:t xml:space="preserve">a response of about the same size as that to non-bug issues (0.23)</w:t>
      </w:r>
      <w:r>
        <w:t xml:space="preserve">, and the additional response to bug reports at a given total volume is positive but not significant (0.19; wild cluster bootstrap p = 0.20). </w:t>
      </w:r>
      <w:del w:id="9015" w:author="Claude" w:date="2026-10-13T00:00:00Z">
        <w:r>
          <w:delText xml:space="preserve">Releases</w:delText>
        </w:r>
      </w:del>
      <w:ins w:id="9016" w:author="Claude" w:date="2026-10-13T00:00:00Z">
        <w:r>
          <w:t xml:space="preserve">Because bug reports are part of total issues, this last comparison is conservative, and its interval does not exclude a sizable additional response. Releases</w:t>
        </w:r>
      </w:ins>
      <w:del w:id="9147" w:author="Claude" w:date="2026-10-13T00:00:00Z">
        <w:r>
          <w:delText xml:space="preserve"> show no detectable response to 38 upstream model launches, although release notes often mention a new model after its launch, which suggests that the content of releases responds while their timing does not. </w:delText>
        </w:r>
      </w:del>
      <w:ins w:id="9148" w:author="Claude" w:date="2026-10-13T00:00:00Z">
        <w:r>
          <w:t xml:space="preserve"> respond to 38 upstream model launches in the days after them. The mean time to the next release is 3.4 days shorter for repositories exposed to a launch than for unexposed repositories (placebo-based p = 0.018), and the share that release within one day is 17.5 percentage points higher (p = 0.008); the response is larger when controls exposed to other launches are excluded, but it is concentrated in the first days and is smaller when hot-fixes are excluded (2.2 days; p = 0.10) unless controls exposed to other launches are also dropped (4.6 days; p = 0.002), and a weekly indicator misses it. Timing alone cannot show whether these releases address degradation or add support for the new model. </w:t>
        </w:r>
      </w:ins>
    </w:p>
    <w:p>
      <w:pPr>
        <w:pStyle w:val="BodyText"/>
      </w:pPr>
      <w:del w:id="9101" w:author="Claude" w:date="2026-10-13T00:00:00Z">
        <w:r>
          <w:delText xml:space="preserve">The answer to RQ2 is that the age profile of the release hazard is not what a response to errors would produce. Only one repository (vLLM) has a hazard that rises significantly with age, the pooled slope is not distinguishable from zero (−0.09; 95% CI −0.21 to 0.03), and the raw hazard is highest in the week after a release, when hot-fixes are issued. </w:delText>
        </w:r>
      </w:del>
      <w:r>
        <w:t xml:space="preserve">The answer to RQ4 is that the release hazard tends to rise with the stock of merged changes. When work age and calendar age are entered together, the pooled coefficient on work age is positive and that on calendar age is not, but the two are correlated (0.74), and a linear model with repository fixed effects and a wild cluster bootstrap gives p = 0.09 for work age and p = 0.18 for calendar age, so we read the result as suggestive. Release timing in this ecosystem therefore looks driven by user activity and accumulating work, with no clear sign of accumulating errors and no clear role for the calendar. The price literature has met a similar pattern in raw hazards. Pooling units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 xml:space="preserve">The paper makes four contributions. First, it brings the distinction between state-dependent and time-dependent adjustment to the maintenance of AI software and derives, from a simple Poisson model of accumulating errors, what each class of rule implies for observable data (Section 3). This qualifies models that treat maintenance as a responsive, state-dependent control process by specifying the conditions under which release cadence would be a valid signal of responsiveness to degradation. Second, it connects that distinction to the information systems literature on maintenance, which describes what maintenance consists of and what drives its cost but has not tested whether the timing of maintenance responds to measured deterioration (Section 2.2). It also treats release cadence as a signal whose validity can be tested (Section 2.4). Third, it provides evidence from 19 repositories that releases show no clear relationship to accumulating errors, that they respond to </w:t>
      </w:r>
      <w:del w:id="9017" w:author="Claude" w:date="2026-10-13T00:00:00Z">
        <w:r>
          <w:delText xml:space="preserve">the volume of user issues but not distinguishably to bug reports as such or</w:delText>
        </w:r>
      </w:del>
      <w:ins w:id="9018" w:author="Claude" w:date="2026-10-13T00:00:00Z">
        <w:r>
          <w:t xml:space="preserve">user issues without a response to bug reports that can be distinguished from a response to overall volume, that their timing responds</w:t>
        </w:r>
      </w:ins>
      <w:del w:id="9149" w:author="Claude" w:date="2026-10-13T00:00:00Z">
        <w:r>
          <w:delText xml:space="preserve"> to upstream launches, and that they tend to follow</w:delText>
        </w:r>
      </w:del>
      <w:ins w:id="9150" w:author="Claude" w:date="2026-10-13T00:00:00Z">
        <w:r>
          <w:t xml:space="preserve"> to upstream launches within days but not in weekly data, and that they tend to follow</w:t>
        </w:r>
      </w:ins>
      <w:r>
        <w:t xml:space="preserve"> accumulating work (Section 5). Fourth, it draws out implications for the design of monitoring and governance of deployed AI. Release cadence is not by itself evidence that degradation is being managed, and detecting degradation requires performance data that public repositories do not contain; this has implications for post-market monitoring under frameworks such as the EU AI Act and for organizations that depend on third-party AI components, although our evidence concerns the tooling layer and not deployed models (Section 6). A replication package accompanies the paper.</w:t>
      </w:r>
    </w:p>
    <w:p>
      <w:pPr>
        <w:pStyle w:val="BodyText"/>
      </w:pPr>
      <w:r>
        <w:t xml:space="preserve">We should say at the outset what “degradation” means here and what the study does not show. The repositories are tools and not model-retraining pipelines, so we observe no model weights and a release is a proxy for a refresh. The degradation we can study is the kind that a maintainer of LLM software can observe and act on: the widening gap between a piece of software and its changing environment of upstream model versions, provider APIs, and dependencies (Lehman 1980), which surfaces as user-reported defects. This is the layer through which many organizations consume LLMs, in the form of inference engines, client SDKs, and agent frameworks, and it is where release cadence is routinely read as a health signal. The tests therefore ask whether maintainers of this layer respond to observable deterioration. They do not show how commercial operators maintain hosted models, and any extension to hosted models is a conjecture that we label as such in Section 6. Section 6.3 discusses how the use of releases as a proxy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FirstParagraph"/>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 By testing this implication, we contribute to the information systems literature on maintenance by shifting the focus from the content and cost of maintenance activities to the decision rule that governs when maintenance occurs—an aspect that determines whether deployed systems remain responsive to changing conditions.</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 Recent work in Information Systems Research is the closest to ours. Chen et al. (2026) study release timing in open-source projects as a strategic choice that competes with community co-creation for scarce team resources, and examine how release and co-creation decisions shape community interest. Their question is how maintainers allocate effort between releasing and engaging contributors. Ours is whether the timing of releases responds to observable signals of system degradation, which to our knowledge that work does not address. Song et al. (2026) show how generative AI coding tools change contribution and coordination in open-source projects. We complement this literature by examining an aspect that remains untested even as AI systems are increasingly deployed in production: whether the timing of releases responds to degradation.</w:t>
      </w:r>
    </w:p>
    <w:p>
      <w:pPr>
        <w:pStyle w:val="Heading3"/>
      </w:pPr>
      <w:r>
        <w:t xml:space="preserve">2.4. Release Cadence as a Signal of Maintenance Quality</w:t>
      </w:r>
    </w:p>
    <w:p>
      <w:pPr>
        <w:pStyle w:val="BodyText"/>
      </w:pPr>
      <w:r>
        <w:t xml:space="preserve">Signaling theory studies how an observable action conveys information about an unobservable quality when the receiver cannot assess the quality directly (Spence 1973, Connelly et al. 2011). Two conditions make a signal informative: it must be correlated with the quality it is meant to indicate, and it must be costly enough that low-quality senders cannot mimic it. In software markets, </w:t>
      </w:r>
      <w:del w:id="9019" w:author="Claude" w:date="2026-10-13T00:00:00Z">
        <w:r>
          <w:delText xml:space="preserve">buyers, auditors, and regulators routinely use update frequency as a signal of maintenance quality, because how responsively a maintainer deals with problems is hard to observe</w:delText>
        </w:r>
      </w:del>
      <w:ins w:id="9020" w:author="Claude" w:date="2026-10-13T00:00:00Z">
        <w:r>
          <w:t xml:space="preserve">release and update frequency is built into widely used assessments of maintenance quality, because how responsively a maintainer deals with problems is hard to observe. The Release Frequency metric of the CHAOSS project treats a higher frequency of releases as a sign that a project iterates rapidly in response to user needs (CHAOSS n.d.), Snyk's package-health ratings judge maintenance partly by a package's version release cadence (Snyk n.d.), and the Maintained check of the OpenSSF Scorecard scores recent commit and issue activity (OpenSSF n.d.). These assessments inform the selection of dependencies and vendor due diligence without testing whether the activity they count responds to defects</w:t>
        </w:r>
      </w:ins>
      <w:r>
        <w:t xml:space="preserve">. For AI components the signal is relied on more heavily still, because degradation is itself hard to observe (Section 3.3). Release frequency is cheap in one important respect: an automated pipeline can publish a release every week whatever the system needs. A cheap signal can be informative only if its timing is tied to the quality it is meant to indicate. We therefore test the correlation condition directly, asking whether release timing responds to accumulating errors, bug surges, or upstream </w:t>
      </w:r>
      <w:del w:id="9021" w:author="Claude" w:date="2026-10-13T00:00:00Z">
        <w:r>
          <w:delText xml:space="preserve">shocks</w:delText>
        </w:r>
      </w:del>
      <w:ins w:id="9022" w:author="Claude" w:date="2026-10-13T00:00:00Z">
        <w:r>
          <w:t xml:space="preserve">shocks. A signal can be valid for one quality and not for another: a cadence that follows user activity is informative about responsiveness to users, but it is informative about responsiveness to degradation only if its timing moves with the error state itself</w:t>
        </w:r>
      </w:ins>
      <w:r>
        <w:t xml:space="preserve">. The state-dependent rule of Section 3.2 is the case in which cadence is a valid signal of </w:t>
      </w:r>
      <w:del w:id="9023" w:author="Claude" w:date="2026-10-13T00:00:00Z">
        <w:r>
          <w:delText xml:space="preserve">responsiveness</w:delText>
        </w:r>
      </w:del>
      <w:ins w:id="9024" w:author="Claude" w:date="2026-10-13T00:00:00Z">
        <w:r>
          <w:t xml:space="preserve">responsiveness to degradation</w:t>
        </w:r>
      </w:ins>
      <w:r>
        <w:t xml:space="preserve">, and the time-dependent rule is the case in which it is not.</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BodyText"/>
      </w:pPr>
      <w:r>
        <w:t xml:space="preserve">For software that sits between users and models, drift is the widening gap between the software and its environment of upstream model versions, provider APIs, and dependencies, which is the maintenance counterpart of the continuing change that Lehman (1980) argued every system in use must undergo. Equation (2) concerns the number of errors and not their share of all user reports, and Section 4.3 therefore models the bug count and compares several ways of handling the attention that inflates all issue counts after a release.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refresh probability is non-decreasing in drift in a discounted dynamic version of the model with unobserved payoff shocks (Rust 1987).</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
          <w:bCs/>
        </w:rPr>
        <w:t xml:space="preserve">H4 (signal response).</w:t>
      </w:r>
      <w:r>
        <w:t xml:space="preserve"> Within a repository, the probability of a release rises after a signal of degradation: a recent surge in bug reports (controlling for the age of the release and for either total or non-bug issue volume, which separates a response to defects from a response to user activity in general) or the launch of an upstream model to which the repository is exposed. Under state dependence in errors or in the environment, maintainers respond to the signal; under time dependence they do not.</w:t>
      </w:r>
    </w:p>
    <w:p>
      <w:pPr>
        <w:pStyle w:val="BodyText"/>
      </w:pPr>
      <w:r>
        <w:rPr>
          <w:b/>
          <w:bCs/>
        </w:rPr>
        <w:t xml:space="preserve">H5 (work-driven state).</w:t>
      </w:r>
      <w:r>
        <w:t xml:space="preserve"> Within a repository, the release hazard rises with the stock of changes merged since the last regular release, and calendar age has no further effect once that stock is included. A fixed cadence (the Taylor form) predicts the reverse: calendar age matters and the stock does not.</w:t>
      </w:r>
    </w:p>
    <w:p>
      <w:pPr>
        <w:pStyle w:val="BodyText"/>
      </w:pPr>
      <w:r>
        <w:t xml:space="preserve">RQ1 tests H1. RQ2 discriminates between H2a and H2b. RQ3 tests H4 directly, using the signals that a maintainer can observe, RQ4 tests H5, and H3 governs how the pooled estimates should be read. The refresh cost RC is identified only under H1, H2a, and H4, and with 143 to 197 weekly observations per repository an estimate of it would be imprecise, so we do not report one and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and DeepSeek-V3 publish model weights elsewhere and have few or no GitHub releases, and llama.cpp publishes automated builds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did not meet this rule, which leaves 19. This is a convenience sample of prominent projects and not a random sample of the ecosystem, and nearly all of them are software and tooling and not model-retraining pipelines. Two retained repositories (anthropic-sdk-python and openai-python) release at a weekly cadence and may rely on automated release pipelines. We keep them, because even an automated pipeline leaves open the question of when a release is published, and we report the results without them in Section 5.6.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FirstParagraph"/>
      </w:pPr>
      <w:r>
        <w:rPr>
          <w:b/>
          <w:bCs/>
        </w:rPr>
        <w:t xml:space="preserve">Accumulated work and upstream launches.</w:t>
      </w:r>
      <w:r>
        <w:t xml:space="preserve"> For RQ4 we also collected every pull request merged into the default branch since 1 January 2023 and every commit to the default branch. Pull requests opened by bots, release pull requests identified by title patterns, and commits by bots are excluded. The work age of a repository-week is the number of merged pull requests since the last regular release, through the previous week, divided by the repository’s mean weekly number of merged pull requests, so that it is measured in weeks. For RQ3 we compiled 38 upstream model launches between July 2023 and July 2026, dated by their public announcements: 22 open-weights releases and 16 API model launches (6 by OpenAI, 6 by Anthropic, and 4 by Google). We coded which repositories are exposed to each type of launch (11 repositories to open-weights models and 6, 6, and 5 to the OpenAI, Anthropic, and Google APIs). The coding is a judgment based on what each repository does, and it determines the treated and control groups.</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specification (b)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(0.079)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0.013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(0.198)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0.008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0.004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(0.064)</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−0.094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−0.048 (0.029)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(0.123)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(0.055)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(1.096)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−0.024 (0.046)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(0.280)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−0.231 (0.066)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(0.153)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(0.166)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0.067 (0.027)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(0.327)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−0.039 (0.054)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(0.120)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0.003 (0.009)</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(0.201)</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Equation (2) concerns the number of errors, so the object of interest is the weekly bug count. Its age profile is confounded by attention, because issue filing of every kind bursts right after a release, and each way of handling that burst has a cost. For each repository we therefore fit four Poisson regressions of weekly bug counts on the weeks since release, each with a linear time trend. (a) No adjustment for issue volume, the direct counterpart of (2), which leaves the post-release burst of attention in the age slope. (b) An offset equal to the log of total weekly issues, which asks whether bug reports become a larger share of issues; because bug reports are part of total issues, it is biased toward zero if errors rise. (c) The log of weekly non-bug issues as a control, which does not contain the outcome but is a noisy proxy for attention and may leave part of the burst in the age slope. (d) Specification (c) plus indicators for ages of one to three weeks, which absorb the burst flexibly so that the age slope is identified from later weeks. We checked the four specifications on synthetic panels in which bug reports rise with age at a known rate and a release-week burst raises all issue counts (code in the replication package). Specifications (b) and (d) detected the planted rise, in attenuated form, whereas (a) and (c) did not, because the leftover burst biases the age slope downward. We therefore treat (b) and (d) as the primary tests of H1 and report (a) and (c) for completeness; a null result in (a) or (c) alone is not informative. In each, the sign of the coefficient on age is the sign of </w:t>
      </w:r>
      <w:r>
        <w:rPr>
          <w:i/>
          <w:iCs/>
        </w:rPr>
        <w:t xml:space="preserve">γ</w:t>
      </w:r>
      <w:r>
        <w:t>. We use a log link and treat the regression as Poisson quasi-maximum likelihood, which estimates the coefficients consistently as long as the conditional mean is correctly specified, even when the counts are overdispersed (Gourieroux et al. 1984). Standard errors come from the cycle bootstrap described below, so inference does not rely on the Poisson variance.</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We use three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w:t>
      </w:r>
    </w:p>
    <w:p>
      <w:pPr>
        <w:pStyle w:val="BodyText"/>
      </w:pPr>
      <w:r>
        <w:rPr>
          <w:b/>
          <w:bCs/>
        </w:rPr>
        <w:t xml:space="preserve">Response to error signals (RQ3).</w:t>
      </w:r>
      <w:r>
        <w:t xml:space="preserve"> For each repository-week we regress an indicator for a release on the within-repository standardized logarithm of one plus the number of bug reports in the previous week, on the same quantity in each of the previous three weeks entered jointly, and on the average of the three standardized lags. All regressions are logits that control for the standardized logarithm of issues in the previous week, the age of the release capped at eight weeks, a linear time trend, and repository fixed effects, with standard errors clustered by repository. The issue control is either total issues or non-bug issues, because the two answer different questions. With total issues held fixed, the bug coefficient measures a response to bug reports beyond overall volume. With non-bug issues held fixed, it measures a response to bug reports together with the overall activity that accompanies them, and the coefficient on non-bug issues then shows how large the response to other issues is. We also repeat the regressions on weeks at least two weeks after the previous release, because hot-fixes follow the burst of issues that a release itself provokes. Because there are only 19 clusters, we also report p-values from a wild cluster bootstrap with Webb weights (Cameron et al. 2008). Under H4 the coefficients are positive.</w:t>
      </w:r>
    </w:p>
    <w:p>
      <w:pPr>
        <w:pStyle w:val="BodyText"/>
      </w:pPr>
      <w:r>
        <w:rPr>
          <w:b/>
          <w:bCs/>
        </w:rPr>
        <w:t xml:space="preserve">Upstream launches (RQ3).</w:t>
      </w:r>
      <w:r>
        <w:t xml:space="preserve"> We estimate a stacked event study. For each launch, repositories exposed to it are treated and repositories not exposed to that type of launch are controls, using only clean controls, with a window of four weeks before and eight weeks after the launch. The outcome is whether a release appears in the repository-week, and the specification includes repository-by-event and week-by-event fixed effects. We report the average effect in weeks 0 to 4 and weeks 5 to 8, event-time coefficients with week −1 omitted, a Wald test of the pre-launch coefficients, and wild cluster bootstrap p-values (Webb weights; clusters are repositories). To see whether the content of releases responds, we also count release notes that mention the launched model by keyword in the eight weeks before and after each launch in exposed repositories.</w:t>
      </w:r>
    </w:p>
    <w:p>
      <w:pPr>
        <w:pStyle w:val="BodyText"/>
        <w:rPr>
          <w:ins w:id="9169" w:author="Claude" w:date="2026-10-13T00:00:00Z"/>
        </w:rPr>
      </w:pPr>
      <w:ins w:id="9170" w:author="Claude" w:date="2026-10-13T00:00:00Z">
        <w:r>
          <w:rPr>
            <w:b/>
            <w:bCs/>
          </w:rPr>
          <w:t xml:space="preserve">Upstream launches at daily resolution.</w:t>
        </w:r>
        <w:r>
          <w:t xml:space="preserve"> A weekly indicator is a coarse measure of timing when the weekly release rate in treated blocks is about 0.42 and client SDKs often release on the day a model is announced. We therefore also measure timing in days. Day 0 is the date of the public announcement. For each launch and each repository that had released at least once in the preceding 90 days, we record the number of days until the next release, and we compare exposed and unexposed repositories in two ways: the difference in the share that release within </w:t>
        </w:r>
        <w:r>
          <w:rPr>
            <w:i/>
            <w:iCs/>
          </w:rPr>
          <w:t xml:space="preserve">k</w:t>
        </w:r>
        <w:r>
          <w:t xml:space="preserve"> days (</w:t>
        </w:r>
        <w:r>
          <w:rPr>
            <w:i/>
            <w:iCs/>
          </w:rPr>
          <w:t xml:space="preserve">k</w:t>
        </w:r>
        <w:r>
          <w:t xml:space="preserve"> = 0, 1, 3, 7, 14, 28), and the difference in the restricted mean time to the next release, truncated at 28 days. Both are averaged over launches with equal weight. Inference is by randomization: we replace each launch date with a placebo date drawn from days at least 14 days away from any real launch, keep the launch's type and therefore its exposed and unexposed sets, recompute the statistics, and repeat 999 times. The placebo distribution absorbs any baseline difference in release rates between exposed and unexposed repositories, and the p-value is the share of placebo statistics at least as far from the placebo mean as the observed statistic. To compare timing with content, we also record, for exposed repositories, the days until the first release whose notes mention the launched model, and whether that release is the first release after the launch. We also report a version in which controls that are exposed to another launch within the window are dropped. The restricted mean time to the next release is our primary statistic, because it summarizes the first four weeks in one number and does not depend on a chosen horizon; we designated it after we had seen the estimates and not in advance.</w:t>
        </w:r>
      </w:ins>
    </w:p>
    <w:p>
      <w:pPr>
        <w:pStyle w:val="BodyText"/>
        <w:rPr>
          <w:ins w:id="9129" w:author="Claude" w:date="2026-10-13T00:00:00Z"/>
        </w:rPr>
      </w:pPr>
      <w:ins w:id="9130" w:author="Claude" w:date="2026-10-13T00:00:00Z">
        <w:r>
          <w:rPr>
            <w:b/>
            <w:bCs/>
          </w:rPr>
          <w:t xml:space="preserve">Receivers of the signal.</w:t>
        </w:r>
        <w:r>
          <w:t xml:space="preserve"> Sections 5.1 to 5.5 test whether release timing is correlated with degradation. Signaling also requires that receivers act on the signal. We therefore ask whether adoption responds to release cadence and whether it responds differently to releases that follow a surge in bug reports. For each repository-week we measure adoption growth as the change in log mean weekly PyPI downloads between weeks </w:t>
        </w:r>
        <w:r>
          <w:rPr>
            <w:i/>
            <w:iCs/>
          </w:rPr>
          <w:t xml:space="preserve">t</w:t>
        </w:r>
        <w:r>
          <w:t xml:space="preserve">−3 to </w:t>
        </w:r>
        <w:r>
          <w:rPr>
            <w:i/>
            <w:iCs/>
          </w:rPr>
          <w:t xml:space="preserve">t</w:t>
        </w:r>
        <w:r>
          <w:t xml:space="preserve"> and weeks </w:t>
        </w:r>
        <w:r>
          <w:rPr>
            <w:i/>
            <w:iCs/>
          </w:rPr>
          <w:t xml:space="preserve">t</w:t>
        </w:r>
        <w:r>
          <w:t xml:space="preserve">+1 to </w:t>
        </w:r>
        <w:r>
          <w:rPr>
            <w:i/>
            <w:iCs/>
          </w:rPr>
          <w:t xml:space="preserve">t</w:t>
        </w:r>
        <w:r>
          <w:t xml:space="preserve">+4, and, for all 19 repositories, the corresponding change in log new GitHub stars from GH Archive. Three repositories (whisper.cpp, text-generation-inference, and ollama) have no PyPI artifact and enter only the star models. The regressors are the number of releases in the trailing eight weeks, the number of those releases that follow a week whose bug share exceeded the repository's median, the number of hot-fix releases in the same window, and the log of issues in the window as a control for project activity, together with the outcome measured four weeks earlier and repository and week fixed effects. Because total releases are in the model, the coefficient on bug-preceded releases is the additional response of adoption to a release that follows a bug surge, relative to any other release. Standard errors are clustered by repository, and p-values come from a wild cluster restricted bootstrap with Webb weights. Adoption and releases share momentum, so these estimates describe how receivers' behavior covaries with cadence and are not causal.</w:t>
        </w:r>
      </w:ins>
    </w:p>
    <w:p>
      <w:pPr>
        <w:pStyle w:val="BodyText"/>
      </w:pPr>
      <w:r>
        <w:rPr>
          <w:b/>
          <w:bCs/>
        </w:rPr>
        <w:t xml:space="preserve">Accumulated work (RQ4).</w:t>
      </w:r>
      <w:r>
        <w:t xml:space="preserve"> We fit the discrete-time logit hazard of a regular release on work age and on calendar age since the last regular release, both capped at eight weeks, with a linear time trend, entering them separately and together, with cycle-bootstrap standard errors and random-effects pooling. Because the two ages are correlated, we report their within-repository correlation, and we also estimate a linear probability model with repository fixed effects and wild cluster bootstrap p-values.</w:t>
      </w:r>
    </w:p>
    <w:p>
      <w:pPr>
        <w:pStyle w:val="BodyText"/>
      </w:pPr>
      <w:r>
        <w:rPr>
          <w:b/>
          <w:bCs/>
        </w:rPr>
        <w:t xml:space="preserve">Release content.</w:t>
      </w:r>
      <w:r>
        <w:t xml:space="preserve"> Timing and content can differ: a maintainer may ship fixes in releases that were scheduled for other reasons. We code each itemized entry of a release note as a fix if it sits under a heading that contains “fix”, “bug”, or “patch”, or if it contains a fix keyword (fix, bugfix, hotfix, regression, crash, resolve, workaround, patch). We keep releases with at least three itemized entries and regress the share of fix entries on the standardized logarithm of bug reports in the preceding four weeks, controlling for the standardized logarithm of non-bug issues over the same weeks, the logarithm of the weeks since the previous release, a linear trend, and repository fixed effects, with repository-clustered standard errors and wild cluster bootstrap p-values. The classification is by keyword, and Section 5.6 reports a hand check of a random sample.</w:t>
      </w:r>
    </w:p>
    <w:p>
      <w:pPr>
        <w:pStyle w:val="BodyText"/>
      </w:pPr>
      <w:r>
        <w:rPr>
          <w:b/>
          <w:bCs/>
        </w:rPr>
        <w:t xml:space="preserve">Equivalence tests.</w:t>
      </w:r>
      <w:r>
        <w:t xml:space="preserve"> Because several of our results are null, for each of them we report a two one-sided test (TOST) p-value against a smallest effect of interest, the smallest bound at which equivalence would hold at the 5 percent level (the absolute estimate plus 1.645 standard errors), and the minimum detectable effect at 80 percent power (2.8 standard errors). The smallest effects of interest are a 2 percent weekly increase in the bug rate (RQ1); a log-odds of 0.25 per standard deviation of bug reports (RQ3), </w:t>
      </w:r>
      <w:r>
        <w:rPr/>
        <w:t xml:space="preserve">which is about the size of the response to non-bug issues that the data detect (0.23; Section 5.3)</w:t>
      </w:r>
      <w:r>
        <w:t xml:space="preserve">; and 5 percentage points for upstream launches, about one eighth of the pre-launch release rate. These bounds are anchored to the data and are not independent of them, which is why the smallest bound for equivalence is reported as well and readers can apply their own.</w:t>
      </w:r>
    </w:p>
    <w:p>
      <w:pPr>
        <w:pStyle w:val="BodyText"/>
      </w:pPr>
      <w:r>
        <w:rPr>
          <w:b/>
          <w:bCs/>
        </w:rPr>
        <w:t xml:space="preserve">Heterogeneity.</w:t>
      </w:r>
      <w:r>
        <w:t xml:space="preserve"> We repeat the RQ1 and RQ3 analyses (i) excluding the two repositories that may rely on automated release pipelines (anthropic-sdk-python and openai-python), (ii) separately for </w:t>
      </w:r>
      <w:del w:id="9104" w:author="Claude" w:date="2026-10-13T00:00:00Z">
        <w:r>
          <w:delText xml:space="preserve">the weekly releasers (a median gap of at most one week between release weeks)</w:delText>
        </w:r>
      </w:del>
      <w:ins w:id="9105" w:author="Claude" w:date="2026-10-13T00:00:00Z">
        <w:r>
          <w:t xml:space="preserve">the weekly releasers (the seven repositories with a median release cycle of one week in Table 1)</w:t>
        </w:r>
      </w:ins>
      <w:r>
        <w:t xml:space="preserve"> and for the others, and (iii) by repository category where at least three repositories share a category.</w:t>
      </w:r>
    </w:p>
    <w:p>
      <w:pPr>
        <w:pStyle w:val="Heading2"/>
      </w:pPr>
      <w:r>
        <w:t xml:space="preserve">5. Results</w:t>
      </w:r>
    </w:p>
    <w:p>
      <w:pPr>
        <w:pStyle w:val="Heading3"/>
      </w:pPr>
      <w:r>
        <w:t xml:space="preserve">5.1. RQ1: Bug Reports Show No Measurable Rise with the Age of a Release</w:t>
      </w:r>
    </w:p>
    <w:p>
      <w:pPr>
        <w:pStyle w:val="FirstParagraph"/>
      </w:pPr>
      <w:r>
        <w:t xml:space="preserve">Under specification (b), pooling the 19 repository-level slopes with a random-effects model gives a log-rate slope of bug reports on weeks since release of −0.0029 per week (95% CI −0.015 to 0.010; τ² = 0.0003). Eight of the 19 repository-level slopes are positive. One (Ollama) is significantly positive and two (semantic-kernel and text-generation-inference) are significantly negative, three significant slopes in both directions among 19, somewhat more than the one expected by chance. The interval rules out an increase in the bug rate of more than about 1 percent per week. Because bug reports enter the offset, this estimate is biased toward zero if errors rise, but in our synthetic checks (Section 4.3) the bias was not large enough to hide a planted rise. It is one of the two primary tests of H1.</w:t>
      </w:r>
      <w:ins w:id="9114" w:author="Claude" w:date="2026-10-13T00:00:00Z">
        <w:r>
          <w:t xml:space="preserve"> Figure 1a shows the repository-level slopes.</w:t>
        </w:r>
      </w:ins>
    </w:p>
    <w:p>
      <w:pPr>
        <w:keepNext/>
        <w:pStyle w:val="BodyText"/>
        <w:spacing w:before="120" w:after="60" w:line="240" w:lineRule="auto"/>
        <w:ind w:firstLine="0"/>
        <w:jc w:val="center"/>
        <w:rPr>
          <w:ins w:id="9115" w:author="Claude" w:date="2026-10-13T00:00:00Z"/>
        </w:rPr>
      </w:pPr>
      <w:ins w:id="9116" w:author="Claude" w:date="2026-10-13T00:00:00Z">
        <w:r>
          <w:drawing>
            <wp:inline xmlns:wp="http://schemas.openxmlformats.org/drawingml/2006/wordprocessingDrawing" distT="0" distB="0" distL="0" distR="0">
              <wp:extent cx="5486400" cy="4114800"/>
              <wp:docPr id="9001" name="Figure 1" descr="Figure 1"/>
              <a:graphic xmlns:a="http://schemas.openxmlformats.org/drawingml/2006/main">
                <a:graphicData uri="http://schemas.openxmlformats.org/drawingml/2006/picture">
                  <pic:pic xmlns:pic="http://schemas.openxmlformats.org/drawingml/2006/picture">
                    <pic:nvPicPr>
                      <pic:cNvPr id="9001" name="fig1_repository_slopes.png"/>
                      <pic:cNvPicPr/>
                    </pic:nvPicPr>
                    <pic:blipFill>
                      <a:blip xmlns:r="http://schemas.openxmlformats.org/officeDocument/2006/relationships" r:embed="rId9001"/>
                      <a:stretch>
                        <a:fillRect/>
                      </a:stretch>
                    </pic:blipFill>
                    <pic:spPr>
                      <a:xfrm>
                        <a:off x="0" y="0"/>
                        <a:ext cx="5486400" cy="4114800"/>
                      </a:xfrm>
                      <a:prstGeom prst="rect">
                        <a:avLst/>
                      </a:prstGeom>
                    </pic:spPr>
                  </pic:pic>
                </a:graphicData>
              </a:graphic>
            </wp:inline>
          </w:drawing>
        </w:r>
      </w:ins>
    </w:p>
    <w:p>
      <w:pPr>
        <w:pStyle w:val="BodyText"/>
        <w:rPr>
          <w:ins w:id="9117" w:author="Claude" w:date="2026-10-13T00:00:00Z"/>
        </w:rPr>
      </w:pPr>
      <w:ins w:id="9118" w:author="Claude" w:date="2026-10-13T00:00:00Z">
        <w:r>
          <w:rPr>
            <w:b/>
            <w:bCs/>
          </w:rPr>
          <w:t xml:space="preserve">Figure 1.</w:t>
        </w:r>
        <w:r>
          <w:t xml:space="preserve"> Repository-level age slopes. (a) Log-rate slope of weekly bug reports on weeks since the last release, specification (b). (b) Logit slope of the release hazard on weeks since the last release. Points are estimates with 95% intervals from the cycle bootstrap; grey points are repositories with a median release cycle of one week; diamonds are random-effects pooled estimates. Rows are ordered by the release-hazard slope.</w:t>
        </w:r>
      </w:ins>
    </w:p>
    <w:p>
      <w:pPr>
        <w:pStyle w:val="BodyText"/>
      </w:pPr>
      <w:r>
        <w:t xml:space="preserve">Under specification (a), raw bug counts do fall with age: the pooled slope is −0.026 (95% CI −0.050 to −0.002). Once we account for the total number of issues filed, as in (b), the decline disappears. The early surge appears to be a general burst of issue-filing right after a release, driven by attention, announcements, and defects together, and not a change in the share of reports that concern bugs. In the terms of Section 3, specification (a) is therefore uninformative about the error state because of this burst.</w:t>
      </w:r>
    </w:p>
    <w:p>
      <w:pPr>
        <w:pStyle w:val="BodyText"/>
      </w:pPr>
      <w:r>
        <w:t xml:space="preserve">Specification (c), which controls for the log of weekly non-bug issues, gives −0.019 (95% CI −0.040 to 0.002), and specification (d), which adds indicators for the first three weeks after a release, gives +0.017 (95% CI −0.003 to 0.038). Under (d), 11 of the 19 repository-level slopes are positive and two are significantly positive. The slope is not identified for the two weekly releasers with almost no observations beyond the third week (anthropic-sdk-python and autogen, with standard errors above 4), and the random-effects estimate gives them negligible weight. H1 is therefore not supported at conventional levels, but the upper limit of the (d) interval means that an accumulation of up to about 3.9 percent per week in the bug rate cannot be ruled out once the burst of attention is absorbed.</w:t>
      </w:r>
      <w:ins w:id="9119" w:author="Claude" w:date="2026-10-13T00:00:00Z">
        <w:r>
          <w:t xml:space="preserve"> Figure 2 compares the four specifications.</w:t>
        </w:r>
      </w:ins>
      <w:r>
        <w:t xml:space="preserve"> The evidence against an accumulating error state is thus weaker than the estimate under (b) alone suggests.</w:t>
      </w:r>
    </w:p>
    <w:p>
      <w:pPr>
        <w:keepNext/>
        <w:pStyle w:val="BodyText"/>
        <w:spacing w:before="120" w:after="60" w:line="240" w:lineRule="auto"/>
        <w:ind w:firstLine="0"/>
        <w:jc w:val="center"/>
        <w:rPr>
          <w:ins w:id="9120" w:author="Claude" w:date="2026-10-13T00:00:00Z"/>
        </w:rPr>
      </w:pPr>
      <w:ins w:id="9121" w:author="Claude" w:date="2026-10-13T00:00:00Z">
        <w:r>
          <w:drawing>
            <wp:inline xmlns:wp="http://schemas.openxmlformats.org/drawingml/2006/wordprocessingDrawing" distT="0" distB="0" distL="0" distR="0">
              <wp:extent cx="5486400" cy="2286000"/>
              <wp:docPr id="9002" name="Figure 2" descr="Figure 2"/>
              <a:graphic xmlns:a="http://schemas.openxmlformats.org/drawingml/2006/main">
                <a:graphicData uri="http://schemas.openxmlformats.org/drawingml/2006/picture">
                  <pic:pic xmlns:pic="http://schemas.openxmlformats.org/drawingml/2006/picture">
                    <pic:nvPicPr>
                      <pic:cNvPr id="9002" name="fig2_rq1_specifications.png"/>
                      <pic:cNvPicPr/>
                    </pic:nvPicPr>
                    <pic:blipFill>
                      <a:blip xmlns:r="http://schemas.openxmlformats.org/officeDocument/2006/relationships" r:embed="rId9002"/>
                      <a:stretch>
                        <a:fillRect/>
                      </a:stretch>
                    </pic:blipFill>
                    <pic:spPr>
                      <a:xfrm>
                        <a:off x="0" y="0"/>
                        <a:ext cx="5486400" cy="2286000"/>
                      </a:xfrm>
                      <a:prstGeom prst="rect">
                        <a:avLst/>
                      </a:prstGeom>
                    </pic:spPr>
                  </pic:pic>
                </a:graphicData>
              </a:graphic>
            </wp:inline>
          </w:drawing>
        </w:r>
      </w:ins>
    </w:p>
    <w:p>
      <w:pPr>
        <w:pStyle w:val="BodyText"/>
        <w:rPr>
          <w:ins w:id="9122" w:author="Claude" w:date="2026-10-13T00:00:00Z"/>
        </w:rPr>
      </w:pPr>
      <w:ins w:id="9123" w:author="Claude" w:date="2026-10-13T00:00:00Z">
        <w:r>
          <w:rPr>
            <w:b/>
            <w:bCs/>
          </w:rPr>
          <w:t xml:space="preserve">Figure 2.</w:t>
        </w:r>
        <w:r>
          <w:t xml:space="preserve"> Pooled age slope of bug reports under four ways of handling issue volume (Section 4.3). Specifications (b) and (d), in black, are the primary tests of H1; (a) and (c) are biased downward by the burst of issues after a release. The shaded band marks the equivalence bound of ±0.02.</w:t>
        </w:r>
      </w:ins>
    </w:p>
    <w:p>
      <w:pPr>
        <w:pStyle w:val="Heading3"/>
      </w:pPr>
      <w:r>
        <w:t xml:space="preserve">5.2. RQ2: The Release Hazard Does Not Rise with Age</w:t>
      </w:r>
    </w:p>
    <w:p>
      <w:pPr>
        <w:pStyle w:val="FirstParagraph"/>
      </w:pPr>
      <w:r>
        <w:t xml:space="preserve">The pooled release-hazard logit slope is −0.090 per week of age (95% CI −0.211 to 0.030; </w:t>
      </w:r>
      <w:r>
        <w:rPr>
          <w:i/>
          <w:iCs/>
        </w:rPr>
        <w:t xml:space="preserve">τ²</w:t>
      </w:r>
      <w:r>
        <w:t xml:space="preserve"> = 0.049), which is not distinguishable from zero.</w:t>
      </w:r>
      <w:ins w:id="9112" w:author="Claude" w:date="2026-10-13T00:00:00Z">
        <w:r>
          <w:t xml:space="preserve"> Figure 1b shows the repository-level slopes.</w:t>
        </w:r>
      </w:ins>
      <w:r>
        <w:t xml:space="preserve"> Eight of the 19 repository-level slopes are positive. One, for vLLM, is significantly positive at the 5 percent level (a ratio of slope to standard error of about 2.4),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Six repositories have a significantly negative slope, and four of them (anthropic-sdk-python, semantic-kernel, openai-python, and llama_index) are among the seven repositories with a median release cycle of one week, which also publish hot-fixes soon after a release. Excluding the seven weekly releasers gives a pooled slope of 0.040 (95% CI −0.081 to 0.162),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Of the 2,659 releases in the collected histories (2,456 of them within the weekly panels; the others precede the first panel week), 43 percent are classified as hot-fixes, from none in lm-evaluation-harness and FastChat to about 70 percent in Ollama and llama_index. The hot-fix hazard is concentrated in the first week after a release: 36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60 percent of the 2,659 releases raise only the patch component of the previous version, and 71 percent of those appear within seven days of the previous release (median one day). The share of releases that are patch-only by the version rule alone is 64 percent when the previous release is one week old and between 40 and 56 percent when it is five weeks old or more. When age is measured from the last regular release, the repository-level slopes of the regular-release hazard (19 repositories) pool to 0.073 (95% CI −0.021 to 0.166; τ² = 0.022). Three are significantly positive and one is significantly negative. In the pooled data, by contrast, the share of repository-weeks with a regular release falls from 0.39 at two weeks to 0.25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
          <w:bCs/>
        </w:rPr>
        <w:t xml:space="preserve">Frailty model.</w:t>
      </w:r>
      <w:r>
        <w:t xml:space="preserve"> In the pooled logit with a repository-level random intercept, the slope on age is −0.119 per week for all releases (standard error 0.020; standard deviation of the intercept 0.96). It is −0.044 (0.023) when the seven weekly releasers are excluded and −0.099 (0.028) when only ages of two weeks or more are used. For regular releases measured from the last regular release the slope is 0.003 (0.020), and 0.046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The coefficient of variation of the intervals between releases of any kind has a median of 1.03 across the 19 repositories, and 10 of them exceed one, which indicates bursts and gaps. For regular releases only, the median is 0.70 (range 0.33 to 1.76) and 14 of the 19 repositories are below one, so regular releases are spaced more evenly than a constant-hazard process would space them. The pattern of a mildly rising regular hazard and a CV below one is that of a Taylor-type cadence. It would also be produced by a rule that responds to accumulating work (Section 5.5), but not by one that responds to errors, because, as in Section 5.1, we find no clear rise in the error rate.</w:t>
      </w:r>
    </w:p>
    <w:p>
      <w:pPr>
        <w:pStyle w:val="BodyText"/>
      </w:pPr>
      <w:r>
        <w:t xml:space="preserve">Taken together with Section 5.1, the evidence is more consistent with the second explanation in Section 3.3 than with the first: we find no clear accumulating error state to which a state-dependent rule could have responded, and release timing follows user activity and accumulated work, and perhaps the calendar, but not distinguishably errors (Sections 5.3 to 5.5). We cannot exclude that maintainers would also be inattentive if such a state existed.</w:t>
      </w:r>
    </w:p>
    <w:p>
      <w:pPr>
        <w:pStyle w:val="Heading3"/>
      </w:pPr>
      <w:r>
        <w:t xml:space="preserve">5.3. RQ3: Releases Respond to User Activity, with No Distinguishable Extra Response to Bug Reports</w:t>
      </w:r>
    </w:p>
    <w:p>
      <w:pPr>
        <w:pStyle w:val="FirstParagraph"/>
      </w:pPr>
      <w:r>
        <w:t xml:space="preserve">Releases respond to the volume of user issues. With non-bug issues held fixed, one standard deviation more bug reports (in logs) in the previous week raises the log-odds of a release by 0.261 (clustered standard error 0.095; p = 0.01; wild cluster bootstrap p = 0.01). </w:t>
      </w:r>
      <w:r>
        <w:rPr/>
        <w:t xml:space="preserve">One standard deviation more non-bug issues in the same model raises the log-odds by 0.233 (0.082; wild cluster bootstrap p &lt; 0.01), close to the effect of bug reports, so releases follow the overall flow of user reports at least as much as they follow defects.</w:t>
      </w:r>
      <w:r>
        <w:t xml:space="preserve"> The three-week average of bug reports gives 0.332 (0.108; wild cluster bootstrap p = 0.01), and the three lags entered separately give 0.184, 0.096, and 0.055.</w:t>
      </w:r>
      <w:ins w:id="9113" w:author="Claude" w:date="2026-10-13T00:00:00Z">
        <w:r>
          <w:t xml:space="preserve"> Figure 3a plots the main coefficients.</w:t>
        </w:r>
      </w:ins>
    </w:p>
    <w:p>
      <w:pPr>
        <w:pStyle w:val="FirstParagraph"/>
      </w:pPr>
      <w:r>
        <w:t xml:space="preserve">Holding total issues fixed instead, the coefficient on bug reports is 0.191 (0.123; p = 0.12; wild cluster bootstrap p = 0.20) and that on total issues is 0.225 (0.105; wild cluster bootstrap p = 0.04), and the three-week average of bug reports gives 0.272 (0.123; p = 0.03; wild cluster bootstrap p = 0.06). The positive sign leaves room for some response to bug reports beyond overall volume, but it is not significant at the 5 percent level under the wild cluster bootstrap for either measure. An approximate 95 percent interval for the one-week coefficient runs from −0.05 to 0.43 in log-odds, which is compatible with no extra response and with an increase in the odds of a release of up to about 54 percent per standard deviation.</w:t>
      </w:r>
    </w:p>
    <w:p>
      <w:pPr>
        <w:pStyle w:val="FirstParagraph"/>
      </w:pPr>
      <w:r>
        <w:t xml:space="preserve">Hot-fixes do not appear to account for these patterns. Dropping the week right after a release, where hot-fixes follow the burst of issues that the release provokes, gives 0.251 (0.092; wild cluster bootstrap p = 0.03) for the one-week lag and 0.318 (0.098; wild cluster bootstrap p = 0.01) for the three-week average with non-bug issues held fixed, and 0.143 (0.129; wild cluster bootstrap p = 0.32) and 0.218 (0.120; wild cluster bootstrap p = 0.11) with total issues held fixed. The coefficients on non-bug and total issues in these samples are 0.250 (0.078) and 0.303 (0.115). H4 is therefore partly supported: release timing responds to user activity, of which bug reports are a component, but we cannot show that it responds to bug reports as such. The test is more demanding than the age profile, because it asks whether an observable state moves releases, which state dependence requires, and only part of that state is a sign of degradation.</w:t>
      </w:r>
    </w:p>
    <w:p>
      <w:pPr>
        <w:pStyle w:val="BodyText"/>
        <w:rPr>
          <w:ins w:id="9026" w:author="Claude" w:date="2026-10-13T00:00:00Z"/>
        </w:rPr>
      </w:pPr>
      <w:ins w:id="9025" w:author="Claude" w:date="2026-10-13T00:00:00Z">
        <w:r>
          <w:t xml:space="preserve">These results admit a reading that is more favorable to cadence than ours, and we state it explicitly. A release that follows a week of many user issues is itself a response to an observable state, and a maintainer who releases when users report problems of any kind is responsive in a meaningful sense; under this reading the response to non-bug issues is not a confound but part of what responsiveness means. We do not dispute it. Our question is narrower: whether release timing carries information about degradation specifically, as distinct from user activity in general. The specification that holds total issues fixed answers that question, because it asks whether a week in which a larger share of reports concern defects is more likely to end in a release. It is conservative, because bug reports are part of total issues and part of any response to them is absorbed by the total, and its interval (−0.05 to 0.43 in log-odds) is compatible both with no additional response and with a sizable one. We therefore read the evidence as failing to identify a response to degradation as such, not as showing that maintainers ignore defects. For the signal, this means that cadence is informative about responsiveness to users, and it is informative about responsiveness to degradation only to the extent that degradation is what drives user reports.</w:t>
        </w:r>
      </w:ins>
    </w:p>
    <w:p>
      <w:pPr>
        <w:pStyle w:val="Heading3"/>
      </w:pPr>
      <w:del w:id="9139" w:author="Claude" w:date="2026-10-13T00:00:00Z">
        <w:r>
          <w:delText xml:space="preserve">5.4. RQ3: No Detectable Release Response to Upstream Model Launches</w:delText>
        </w:r>
      </w:del>
      <w:ins w:id="9140" w:author="Claude" w:date="2026-10-13T00:00:00Z">
        <w:r>
          <w:t xml:space="preserve">5.4. RQ3: A Short-Run Release Response to Upstream Model Launches</w:t>
        </w:r>
      </w:ins>
    </w:p>
    <w:p>
      <w:pPr>
        <w:pStyle w:val="FirstParagraph"/>
      </w:pPr>
      <w:r>
        <w:t xml:space="preserve">Across all 38 launches, the probability that a repository exposed to a launch releases in weeks 0 to 4 differs from that of unexposed repositories by −0.002 (standard error 0.018; wild cluster bootstrap p = 0.93), against a pre-launch weekly release rate of 0.42 in treated blocks. The 95 percent interval of −0.037 to 0.033 rules out effects larger than about 3.5 percentage points. For open-weights launches the estimate is 0.009 (0.019; p = 0.63) and for API launches it is −0.027 (0.030; p = 0.36). The estimates for regular releases are similar (−0.017 for all launches; p = 0.49). In weeks 5 to 8 the estimates are −0.011 (0.024), 0.004 (0.025), and −0.050 (0.025) for all, open-weights, and API launches. The event-time coefficients show no spike after a launch: the coefficient in week 0 is 0.057 (0.045), and those in weeks 1 to 4 lie between −0.095 and 0.009. The pre-launch coefficients are not individually significant, but the joint Wald tests are 6.25 (p = 0.10) for all launches and 7.00 (p = 0.07) for open-weights launches, so we cannot rule out differing pre-trends and we do not interpret the later-week estimate for API launches.</w:t>
      </w:r>
    </w:p>
    <w:p>
      <w:pPr>
        <w:pStyle w:val="BodyText"/>
        <w:rPr>
          <w:ins w:id="9171" w:author="Claude" w:date="2026-10-13T00:00:00Z"/>
        </w:rPr>
      </w:pPr>
      <w:ins w:id="9172" w:author="Claude" w:date="2026-10-13T00:00:00Z">
        <w:r>
          <w:rPr>
            <w:b/>
            <w:bCs/>
          </w:rPr>
          <w:t xml:space="preserve">Daily resolution.</w:t>
        </w:r>
        <w:r>
          <w:t xml:space="preserve"> Measured in days, exposed repositories release sooner after a launch than unexposed repositories do. Among the 277 repository-launch pairs in which the repository had released in the preceding 90 days, the restricted mean time to the next release, truncated at 28 days, is 3.4 days shorter for exposed than for unexposed repositories, against 0.9 days shorter on average at placebo launch dates (placebo 95 percent range −3.0 to 1.2; randomization p = 0.018). Because the primary statistic was designated after we had seen the estimates, we regard the daily analysis as exploratory and report all seven statistics. The share that release within one day of the announcement is 17.5 percentage points higher for exposed repositories, against 4.8 points at placebo dates (range −3.4 to 12.9; p = 0.008). The differences are 11.2 points on the day of the launch (p = 0.03), 15.5 within three days (p = 0.04), 13.9 within 14 days (p = 0.03), and 7.0 within 28 days (p = 0.15). The statistics are not independent. Figure 4 plots the share that have released by each day: the observed gap lies above the placebo band in the first days after a launch and near its upper edge afterward. When controls that are exposed to another launch within the window are dropped, the differences are larger and last longer: the mean time to the next release is 5.9 days shorter (p = 0.001), and the share that release is 22.2 points higher within one day (p = 0.001), 21.2 within seven days (p = 0.01), and 15.4 within 28 days (p = 0.009). When hot-fix releases are excluded and only regular releases count, the response is smaller and shorter: the mean time to the next release is 2.2 days shorter (p = 0.10), and the share that release is 7.4 points higher on the day of the launch (p = 0.02) and 10.9 points higher within one day (p = 0.006), but only 5.0 points higher within seven days (p = 0.63). Part of the response therefore consists of hot-fix releases, and the primary statistic is not significant at 5 percent once they are excluded. When controls exposed to other launches are dropped as well, the response in regular releases is again clear: the mean time to the next release is 4.6 days shorter (p = 0.002), and the share that release is 14.4 points higher within one day (p = 0.002) and 14.7 points higher within 28 days (p = 0.007). The weekly estimates miss this response because a weekly indicator is close to saturation when the weekly release rate is 0.42, and client SDKs often release on the day a model is announced. Releases therefore do respond to a change in their environment, which is a form of state dependence. Timing alone cannot show whether a release shortly after a launch addresses degradation or adds support for the new model; the release notes below suggest that adding support is at least part of it.</w:t>
        </w:r>
      </w:ins>
    </w:p>
    <w:p>
      <w:pPr>
        <w:keepNext/>
        <w:pStyle w:val="BodyText"/>
        <w:spacing w:before="120" w:after="60" w:line="240" w:lineRule="auto"/>
        <w:ind w:firstLine="0"/>
        <w:jc w:val="center"/>
        <w:rPr>
          <w:ins w:id="9173" w:author="Claude" w:date="2026-10-13T00:00:00Z"/>
        </w:rPr>
      </w:pPr>
      <w:ins w:id="9174" w:author="Claude" w:date="2026-10-13T00:00:00Z">
        <w:r>
          <w:drawing>
            <wp:inline xmlns:wp="http://schemas.openxmlformats.org/drawingml/2006/wordprocessingDrawing" distT="0" distB="0" distL="0" distR="0">
              <wp:extent cx="5486400" cy="2743200"/>
              <wp:docPr id="9004" name="Figure 4" descr="Figure 4"/>
              <a:graphic xmlns:a="http://schemas.openxmlformats.org/drawingml/2006/main">
                <a:graphicData uri="http://schemas.openxmlformats.org/drawingml/2006/picture">
                  <pic:pic xmlns:pic="http://schemas.openxmlformats.org/drawingml/2006/picture">
                    <pic:nvPicPr>
                      <pic:cNvPr id="9004" name="fig4_launch_daily.png"/>
                      <pic:cNvPicPr/>
                    </pic:nvPicPr>
                    <pic:blipFill>
                      <a:blip xmlns:r="http://schemas.openxmlformats.org/officeDocument/2006/relationships" r:embed="rId9004"/>
                      <a:stretch>
                        <a:fillRect/>
                      </a:stretch>
                    </pic:blipFill>
                    <pic:spPr>
                      <a:xfrm>
                        <a:off x="0" y="0"/>
                        <a:ext cx="5486400" cy="2743200"/>
                      </a:xfrm>
                      <a:prstGeom prst="rect">
                        <a:avLst/>
                      </a:prstGeom>
                    </pic:spPr>
                  </pic:pic>
                </a:graphicData>
              </a:graphic>
            </wp:inline>
          </w:drawing>
        </w:r>
      </w:ins>
    </w:p>
    <w:p>
      <w:pPr>
        <w:pStyle w:val="BodyText"/>
        <w:rPr>
          <w:ins w:id="9175" w:author="Claude" w:date="2026-10-13T00:00:00Z"/>
        </w:rPr>
      </w:pPr>
      <w:ins w:id="9176" w:author="Claude" w:date="2026-10-13T00:00:00Z">
        <w:r>
          <w:rPr>
            <w:b/>
            <w:bCs/>
          </w:rPr>
          <w:t xml:space="preserve">Figure 4.</w:t>
        </w:r>
        <w:r>
          <w:t xml:space="preserve"> Difference between exposed and unexposed repositories in the share that have released by day k after an upstream launch (38 launches; 277 repository-launch pairs). The shaded band is the central 95 percent, pointwise, of the same statistic computed at placebo launch dates, and the dashed line is its mean. The primary statistic, the restricted mean time to the next release, is reported in the text.</w:t>
        </w:r>
      </w:ins>
    </w:p>
    <w:p>
      <w:pPr>
        <w:pStyle w:val="FirstParagraph"/>
      </w:pPr>
      <w:r>
        <w:t xml:space="preserve">Release notes do mention new models. In exposed repositories, 143 of 334 repository-launch pairs (42.8 percent) have at least one release within eight weeks after the launch that mentions the launched model; the median delay is 10 days (interquartile range 1 to 24); and 287 of 1,901 releases after launch mention it, against 26 of 1,871 releases before. The match is by keyword and we have not validated it by hand, so some matches may be false positives. </w:t>
      </w:r>
      <w:del w:id="9141" w:author="Claude" w:date="2026-10-13T00:00:00Z">
        <w:r>
          <w:delText xml:space="preserve">If most are correct, the pattern is consistent with the content of releases responding to a launch while their timing does not: support for a new model is shipped in releases that would probably have appeared anyway. H4 is not supported by the upstream signal either.</w:delText>
        </w:r>
      </w:del>
      <w:ins w:id="9142" w:author="Claude" w:date="2026-10-13T00:00:00Z">
        <w:r>
          <w:t xml:space="preserve">If most are correct, the pattern is consistent with releases being brought forward to ship support for a new model. H4 is supported by the upstream signal at daily resolution but not at weekly resolution, and the response is better read as one to a change in the environment than as a response to degradation in the sense of Section 3.</w:t>
        </w:r>
      </w:ins>
    </w:p>
    <w:p>
      <w:pPr>
        <w:pStyle w:val="Heading3"/>
      </w:pPr>
      <w:r>
        <w:t xml:space="preserve">5.5. RQ4: The Release Hazard Tends to Rise with Accumulated Work</w:t>
      </w:r>
    </w:p>
    <w:p>
      <w:pPr>
        <w:pStyle w:val="FirstParagraph"/>
      </w:pPr>
      <w:r>
        <w:t xml:space="preserve">For the hazard of a regular release, the pooled coefficient on calendar age alone (weeks since the last regular release) is 0.173 (95% CI 0.079 to 0.267; </w:t>
      </w:r>
      <w:r>
        <w:rPr>
          <w:i/>
          <w:iCs/>
        </w:rPr>
        <w:t xml:space="preserve">τ²</w:t>
      </w:r>
      <w:r>
        <w:t xml:space="preserve"> = 0.020), and on work age alone it is 0.223 (0.132 to 0.314; </w:t>
      </w:r>
      <w:r>
        <w:rPr>
          <w:i/>
          <w:iCs/>
        </w:rPr>
        <w:t xml:space="preserve">τ²</w:t>
      </w:r>
      <w:r>
        <w:t xml:space="preserve"> = 0.017). When both are included, work age has a pooled coefficient of 0.182 (0.029 to 0.335; </w:t>
      </w:r>
      <w:r>
        <w:rPr>
          <w:i/>
          <w:iCs/>
        </w:rPr>
        <w:t xml:space="preserve">τ²</w:t>
      </w:r>
      <w:r>
        <w:t xml:space="preserve"> = 0.040) and calendar age has 0.065 (−0.089 to 0.219; </w:t>
      </w:r>
      <w:r>
        <w:rPr>
          <w:i/>
          <w:iCs/>
        </w:rPr>
        <w:t xml:space="preserve">τ²</w:t>
      </w:r>
      <w:r>
        <w:t xml:space="preserve"> = 0.051). Three repositories have a significantly positive coefficient on work age and three on calendar age in the joint specification, and none is significantly negative. The median within-repository correlation between the two ages is 0.74, and the median coefficient of variation of weekly merged pull requests is 0.83, so the data separate the two only in part. In a linear probability model with repository fixed effects, the coefficient on work age is 0.029 (cluster standard error 0.013; wild cluster bootstrap p = 0.087) and on calendar age it is −0.018 (0.011; p = 0.18).</w:t>
      </w:r>
      <w:ins w:id="9124" w:author="Claude" w:date="2026-10-13T00:00:00Z">
        <w:r>
          <w:t xml:space="preserve"> Figure 3b plots the pooled coefficients.</w:t>
        </w:r>
      </w:ins>
    </w:p>
    <w:p>
      <w:pPr>
        <w:keepNext/>
        <w:pStyle w:val="BodyText"/>
        <w:spacing w:before="120" w:after="60" w:line="240" w:lineRule="auto"/>
        <w:ind w:firstLine="0"/>
        <w:jc w:val="center"/>
        <w:rPr>
          <w:ins w:id="9125" w:author="Claude" w:date="2026-10-13T00:00:00Z"/>
        </w:rPr>
      </w:pPr>
      <w:ins w:id="9126" w:author="Claude" w:date="2026-10-13T00:00:00Z">
        <w:r>
          <w:drawing>
            <wp:inline xmlns:wp="http://schemas.openxmlformats.org/drawingml/2006/wordprocessingDrawing" distT="0" distB="0" distL="0" distR="0">
              <wp:extent cx="5486400" cy="2209800"/>
              <wp:docPr id="9003" name="Figure 3" descr="Figure 3"/>
              <a:graphic xmlns:a="http://schemas.openxmlformats.org/drawingml/2006/main">
                <a:graphicData uri="http://schemas.openxmlformats.org/drawingml/2006/picture">
                  <pic:pic xmlns:pic="http://schemas.openxmlformats.org/drawingml/2006/picture">
                    <pic:nvPicPr>
                      <pic:cNvPr id="9003" name="fig3_rq3_rq4_coefficients.png"/>
                      <pic:cNvPicPr/>
                    </pic:nvPicPr>
                    <pic:blipFill>
                      <a:blip xmlns:r="http://schemas.openxmlformats.org/officeDocument/2006/relationships" r:embed="rId9003"/>
                      <a:stretch>
                        <a:fillRect/>
                      </a:stretch>
                    </pic:blipFill>
                    <pic:spPr>
                      <a:xfrm>
                        <a:off x="0" y="0"/>
                        <a:ext cx="5486400" cy="2209800"/>
                      </a:xfrm>
                      <a:prstGeom prst="rect">
                        <a:avLst/>
                      </a:prstGeom>
                    </pic:spPr>
                  </pic:pic>
                </a:graphicData>
              </a:graphic>
            </wp:inline>
          </w:drawing>
        </w:r>
      </w:ins>
    </w:p>
    <w:p>
      <w:pPr>
        <w:pStyle w:val="BodyText"/>
        <w:rPr>
          <w:ins w:id="9127" w:author="Claude" w:date="2026-10-13T00:00:00Z"/>
        </w:rPr>
      </w:pPr>
      <w:ins w:id="9128" w:author="Claude" w:date="2026-10-13T00:00:00Z">
        <w:r>
          <w:rPr>
            <w:b/>
            <w:bCs/>
          </w:rPr>
          <w:t xml:space="preserve">Figure 3.</w:t>
        </w:r>
        <w:r>
          <w:t xml:space="preserve"> (a) Response of the release hazard to issues in the previous week, holding non-bug issues or total issues fixed (Section 5.3). (b) Pooled coefficients on work age and calendar age in the regular-release hazard, entered alone and jointly (Section 5.5).</w:t>
        </w:r>
      </w:ins>
    </w:p>
    <w:p>
      <w:pPr>
        <w:pStyle w:val="FirstParagraph"/>
      </w:pPr>
      <w:r>
        <w:t xml:space="preserve">We read these results as suggesting that the release hazard follows accumulated work more than calendar time, but not as conclusive. The pooled random-effects estimate excludes zero for work age and not for calendar age, which is the pattern H5 predicts and a fixed cadence does not, while the wild cluster bootstrap p-value for work age does not reach 5 percent and the two ages move together. H5 is partly supported.</w:t>
      </w:r>
    </w:p>
    <w:p>
      <w:pPr>
        <w:pStyle w:val="Heading3"/>
      </w:pPr>
      <w:r>
        <w:t xml:space="preserve">5.6. Additional Analyses: Release Content, Equivalence, and Heterogeneity</w:t>
      </w:r>
    </w:p>
    <w:p>
      <w:pPr>
        <w:pStyle w:val="BodyText"/>
      </w:pPr>
      <w:r>
        <w:rPr>
          <w:b/>
          <w:bCs/>
        </w:rPr>
        <w:t xml:space="preserve">Release content. </w:t>
      </w:r>
      <w:r>
        <w:t xml:space="preserve">We keep 1,405 releases from all 19 repositories that have at least three itemized entries; on average 32 percent of the entries are fixes. The share of fix entries is, if anything, lower after weeks with more bug reports. One standard deviation more bug reports in the preceding four weeks changes the share by −0.021 (clustered standard error 0.008; p = 0.01; wild cluster bootstrap p = 0.07), controlling for non-bug issues, the time since the previous release, a trend, and repository fixed effects. The sign is opposite to the one a content response would imply, and the wild cluster bootstrap p-value does not reach 5 percent, so we find no evidence that the content of releases responds to bug reports either. </w:t>
      </w:r>
      <w:del w:id="9110" w:author="Claude" w:date="2026-10-13T00:00:00Z">
        <w:r>
          <w:delText xml:space="preserve">A hand check of 12 randomly drawn entries found</w:delText>
        </w:r>
      </w:del>
      <w:ins w:id="9111" w:author="Claude" w:date="2026-10-13T00:00:00Z">
        <w:r>
          <w:t xml:space="preserve">A hand check of the fix-entry classifier (not the bug-report classifier; see Section 6.3) on 12 randomly drawn entries found</w:t>
        </w:r>
      </w:ins>
      <w:r>
        <w:t xml:space="preserve"> the two flagged as fixes to be fixes and none of the other ten to be an obvious fix, although one of them was a contributor name and not a change entry, which the classifier now excludes; this small check says nothing about the recall of the classifier, and the result should be read as exploratory.</w:t>
      </w:r>
    </w:p>
    <w:p>
      <w:pPr>
        <w:pStyle w:val="BodyText"/>
      </w:pPr>
      <w:r>
        <w:rPr>
          <w:b/>
          <w:bCs/>
        </w:rPr>
        <w:t xml:space="preserve">Equivalence. </w:t>
      </w:r>
      <w:r>
        <w:t xml:space="preserve">For the age slope of bug reports under specification (b), the pooled estimate (−0.003, SE 0.006) is statistically equivalent to zero within ±0.02 log points per week (TOST p = 0.004). Equivalence would hold for any bound above 0.013, and the minimum effect detectable with 80 percent power is 0.018. Under specification (d) equivalence at that bound is not established (estimate 0.017, SE 0.010; TOST p = 0.40; equivalence for any bound above 0.035; minimum detectable effect 0.029). </w:t>
      </w:r>
      <w:del w:id="9167" w:author="Claude" w:date="2026-10-13T00:00:00Z">
        <w:r>
          <w:delText xml:space="preserve">For the launch event study the estimate</w:delText>
        </w:r>
      </w:del>
      <w:ins w:id="9168" w:author="Claude" w:date="2026-10-13T00:00:00Z">
        <w:r>
          <w:t xml:space="preserve">For the weekly launch event study the estimate</w:t>
        </w:r>
      </w:ins>
      <w:r>
        <w:t xml:space="preserve"> (−0.002, SE 0.018) is equivalent to zero within ±5 percentage points (TOST p = 0.004; smallest bound 0.032; minimum detectable effect 0.050). For the one-week response to bug reports, equivalence within ±0.25 log-odds per standard deviation is not established, with total issues held fixed (estimate 0.191, SE 0.123; TOST p = 0.32; smallest bound 0.39) or with non-bug issues held fixed (0.261, SE 0.095; TOST p = 0.55; smallest bound 0.42), as expected when the estimates are themselves positive. The bounds are anchored to the data, which is why the smallest bound for equivalence is reported as well.</w:t>
      </w:r>
    </w:p>
    <w:p>
      <w:pPr>
        <w:pStyle w:val="BodyText"/>
      </w:pPr>
      <w:r>
        <w:rPr>
          <w:b/>
          <w:bCs/>
        </w:rPr>
        <w:t xml:space="preserve">Heterogeneity. </w:t>
      </w:r>
      <w:r>
        <w:t xml:space="preserve">Excluding the two repositories that may rely on automated release pipelines (anthropic-sdk-python and openai-python) leaves the conclusions unchanged. The pooled age slope is −0.003 under specification (b) (95% CI −0.015 to 0.010) and +0.019 under (d) (−0.007 to 0.044), and the coefficient on bug reports with non-bug issues held fixed rises to 0.304 (SE 0.093). </w:t>
      </w:r>
      <w:del w:id="9106" w:author="Claude" w:date="2026-10-13T00:00:00Z">
        <w:r>
          <w:delText xml:space="preserve">The thirteen slower releasers give 0.000 under (b) (−0.009 to 0.009), +0.015 under (d) (−0.006 to 0.034), and 0.211 (SE 0.082) for the response to bug reports. For the six weekly releasers (a median gap of at most one week between release weeks among all collected releases; Table 1 lists seven repositories with a median cycle of one week) the (b) estimate is imprecise (−0.033; −0.104 to 0.038), and the (d) estimate (0.248; 0.077 to 0.418) rests on few observations beyond the third week after a release and is not reliable.</w:delText>
        </w:r>
      </w:del>
      <w:ins w:id="9107" w:author="Claude" w:date="2026-10-13T00:00:00Z">
        <w:r>
          <w:t xml:space="preserve">The twelve other repositories give 0.000 under (b) (−0.009 to 0.010), +0.014 under (d) (−0.005 to 0.033), and 0.158 (SE 0.097) for the response to bug reports. For the seven weekly releasers (Table 1) the estimates are imprecise: −0.021 (−0.072 to 0.031) under (b), +0.087 (−0.150 to 0.324) under (d), and 0.341 (SE 0.182) for the response to bug reports. The (d) estimate rests on few observations beyond the third week after a release and should be read with caution.</w:t>
        </w:r>
      </w:ins>
      <w:r>
        <w:t xml:space="preserve"> Within categories of three repositories the estimates are too imprecise to interpret; agent frameworks show a response to bug reports of 0.709 (SE 0.134) and inference engines an age slope under (d) of 0.045 (0.002 to 0.087), which we treat as exploratory.</w:t>
      </w:r>
    </w:p>
    <w:p>
      <w:pPr>
        <w:pStyle w:val="Heading3"/>
        <w:rPr>
          <w:ins w:id="9131" w:author="Claude" w:date="2026-10-13T00:00:00Z"/>
        </w:rPr>
      </w:pPr>
      <w:ins w:id="9132" w:author="Claude" w:date="2026-10-13T00:00:00Z">
        <w:r>
          <w:t xml:space="preserve">5.7. Receivers: Does Adoption Respond to Cadence?</w:t>
        </w:r>
      </w:ins>
    </w:p>
    <w:p>
      <w:pPr>
        <w:pStyle w:val="FirstParagraph"/>
        <w:rPr>
          <w:ins w:id="9133" w:author="Claude" w:date="2026-10-13T00:00:00Z"/>
        </w:rPr>
      </w:pPr>
      <w:ins w:id="9134" w:author="Claude" w:date="2026-10-13T00:00:00Z">
        <w:r>
          <w:t xml:space="preserve">We find no detectable response of adoption to release cadence at the 5 percent level. One standard deviation more releases in the trailing eight weeks is followed by a change of −0.008 in log download growth (clustered SE 0.034; wild cluster bootstrap p = 0.94) and of 0.047 in log star growth (SE 0.025; p = 0.10). The additional response to releases that follow a bug surge is −0.026 (p = 0.50) for downloads and −0.022 (p = 0.24) for stars, and that to hot-fixes is 0.019 (p = 0.52) and −0.017 (p = 0.68). The estimates for stars are positive in all three models (0.047 to 0.064; p = 0.05 to 0.11), so a modest positive response of star growth cannot be excluded. Excluding the downloads of TensorRT-LLM, whose PyPI counts are incomplete, of autogen, whose PyPI packages are partly maintained by a fork, or of both leaves the download results unchanged (the response to releases is −0.005, −0.014, and −0.009; p = 0.91 or higher). With 16 clusters for downloads and 19 for stars, the minimum detectable effect at 80 percent power is about 0.09 and 0.07 log points per standard deviation, so the result does not show that receivers ignore cadence, only that adoption at weekly frequency does not reveal it. The argument of Section 2.4 then rests on the documented use of cadence in project-health assessments rather than on revealed behavior, and we say so in Section 6.3.</w:t>
        </w:r>
      </w:ins>
    </w:p>
    <w:p>
      <w:pPr>
        <w:pStyle w:val="Heading2"/>
      </w:pPr>
      <w:r>
        <w:t xml:space="preserve">6. Discussion</w:t>
      </w:r>
    </w:p>
    <w:p>
      <w:pPr>
        <w:pStyle w:val="Heading3"/>
      </w:pPr>
      <w:r>
        <w:t xml:space="preserve">6.1. Interpretation</w:t>
      </w:r>
    </w:p>
    <w:p>
      <w:pPr>
        <w:pStyle w:val="FirstParagraph"/>
      </w:pPr>
      <w:r>
        <w:t xml:space="preserve">Releases in these repositories </w:t>
      </w:r>
      <w:del w:id="9151" w:author="Claude" w:date="2026-10-13T00:00:00Z">
        <w:r>
          <w:delText xml:space="preserve">respond to the volume of user activity and, more weakly, to accumulated work</w:delText>
        </w:r>
      </w:del>
      <w:ins w:id="9152" w:author="Claude" w:date="2026-10-13T00:00:00Z">
        <w:r>
          <w:t xml:space="preserve">respond to the volume of user activity, to upstream model launches, and, more weakly, to accumulated work</w:t>
        </w:r>
      </w:ins>
      <w:r>
        <w:t xml:space="preserve">, but we find no clear relationship with an accumulating error state.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w:t>
      </w:r>
      <w:del w:id="9153" w:author="Claude" w:date="2026-10-13T00:00:00Z">
        <w:r>
          <w:delText xml:space="preserve">releases show no detectable response to upstream model launches, and the release hazard tends to rise</w:delText>
        </w:r>
      </w:del>
      <w:ins w:id="9154" w:author="Claude" w:date="2026-10-13T00:00:00Z">
        <w:r>
          <w:t xml:space="preserve">releases respond to upstream model launches within days, and the release hazard tends to rise</w:t>
        </w:r>
      </w:ins>
      <w:r>
        <w:t xml:space="preserve"> with the stock of merged changes. These findings suggest that the observable timing of maintenance need not form a feedback loop with system deterioration. This qualifies models that treat maintenance as a responsive, state-dependent control process: such models are valid only when an accumulating error state exists and maintainers respond to it, conditions that are not clearly met in these data. The evidence is consistent with release activity in this ecosystem </w:t>
      </w:r>
      <w:del w:id="9155" w:author="Claude" w:date="2026-10-13T00:00:00Z">
        <w:r>
          <w:delText xml:space="preserve">mainly reflecting user activity and the accumulation of development work</w:delText>
        </w:r>
      </w:del>
      <w:ins w:id="9156" w:author="Claude" w:date="2026-10-13T00:00:00Z">
        <w:r>
          <w:t xml:space="preserve">mainly reflecting user activity, upstream launches, and the accumulation of development work</w:t>
        </w:r>
      </w:ins>
      <w:r>
        <w:t xml:space="preserve">. This distinction has implications for how information systems researchers conceptualize monitoring, feedback, and control in AI-enabled systems. In particular, treating release cadence as a validated signal of responsiveness </w:t>
      </w:r>
      <w:del w:id="9027" w:author="Claude" w:date="2026-10-13T00:00:00Z">
        <w:r>
          <w:delText xml:space="preserve">conflates development activity with a control response to degradation</w:delText>
        </w:r>
      </w:del>
      <w:ins w:id="9028" w:author="Claude" w:date="2026-10-13T00:00:00Z">
        <w:r>
          <w:t xml:space="preserve">to degradation conflates responsiveness to users, to upstream launches, and to development work with a control response to deterioration</w:t>
        </w:r>
      </w:ins>
      <w:r>
        <w:t xml:space="preserve">. </w:t>
      </w:r>
    </w:p>
    <w:p>
      <w:pPr>
        <w:pStyle w:val="FirstParagraph"/>
      </w:pPr>
      <w:r>
        <w:t xml:space="preserve">The repositories therefore resemble firms whose adjustment responds to observable demand and to an accumulating stock of work, as in Sheshinski and Weiss (1977), but the state to which they respond is not clearly accumulated errors. A calendar cadence, as in Taylor (1980), cannot be excluded, because work and calendar time are correlated. Because bug reports build up at most modestly, these data cannot distinguish a maintainer who ignores an accumulating error state from one who has little to respond to. Both readings carry the same practical message. </w:t>
      </w:r>
    </w:p>
    <w:p>
      <w:pPr>
        <w:pStyle w:val="FirstParagraph"/>
      </w:pPr>
      <w:r>
        <w:t xml:space="preserve">In this ecosystem, we find no evidence that release timing is a mechanism through which degradation, if it occurs, would be corrected, </w:t>
      </w:r>
      <w:del w:id="9165" w:author="Claude" w:date="2026-10-13T00:00:00Z">
        <w:r>
          <w:delText xml:space="preserve">although releases do respond to the flow of user reports.</w:delText>
        </w:r>
      </w:del>
      <w:ins w:id="9166" w:author="Claude" w:date="2026-10-13T00:00:00Z">
        <w:r>
          <w:t xml:space="preserve">although releases do respond to the flow of user reports and, within days, to upstream launches.</w:t>
        </w:r>
      </w:ins>
      <w:r>
        <w:t xml:space="preserve"> In the language of signaling theory, release cadence </w:t>
      </w:r>
      <w:del w:id="9029" w:author="Claude" w:date="2026-10-13T00:00:00Z">
        <w:r>
          <w:delText xml:space="preserve">shows no sign of being a valid signal of responsiveness to degradation: it covaries with user activity in general and not distinguishably with the defects that it is read as indicating</w:delText>
        </w:r>
      </w:del>
      <w:ins w:id="9030" w:author="Claude" w:date="2026-10-13T00:00:00Z">
        <w:r>
          <w:t xml:space="preserve">meets the correlation condition for responsiveness to users, but the data do not show that it meets it for responsiveness to degradation: it covaries with user activity in general and with upstream launches, and its additional covariation with defects cannot be distinguished from zero</w:t>
        </w:r>
      </w:ins>
      <w:r>
        <w:t xml:space="preserve">.</w:t>
      </w:r>
    </w:p>
    <w:p>
      <w:pPr>
        <w:pStyle w:val="Heading3"/>
      </w:pPr>
      <w:r>
        <w:t xml:space="preserve">6.2. Implications for Policy and Practice</w:t>
      </w:r>
    </w:p>
    <w:p>
      <w:pPr>
        <w:pStyle w:val="FirstParagraph"/>
      </w:pPr>
      <w:r>
        <w:rPr>
          <w:b/>
          <w:bCs/>
        </w:rPr>
        <w:t xml:space="preserve">Release cadence should not be read as a signal of </w:t>
      </w:r>
      <w:del w:id="9031" w:author="Claude" w:date="2026-10-13T00:00:00Z">
        <w:r>
          <w:rPr>
            <w:b/>
            <w:bCs/>
          </w:rPr>
          <w:delText xml:space="preserve">responsiveness</w:delText>
        </w:r>
      </w:del>
      <w:ins w:id="9032" w:author="Claude" w:date="2026-10-13T00:00:00Z">
        <w:r>
          <w:rPr>
            <w:b/>
            <w:bCs/>
          </w:rPr>
          <w:t xml:space="preserve">responsiveness to degradation</w:t>
        </w:r>
      </w:ins>
      <w:r>
        <w:rPr>
          <w:b/>
          <w:bCs/>
        </w:rPr>
        <w:t xml:space="preserve">.</w:t>
      </w:r>
      <w:r>
        <w:t xml:space="preserve"> A project that releases every week looks actively maintained, but if release timing </w:t>
      </w:r>
      <w:del w:id="9157" w:author="Claude" w:date="2026-10-13T00:00:00Z">
        <w:r>
          <w:delText xml:space="preserve">follows user activity, accumulated work, or the calendar</w:delText>
        </w:r>
      </w:del>
      <w:ins w:id="9158" w:author="Claude" w:date="2026-10-13T00:00:00Z">
        <w:r>
          <w:t xml:space="preserve">follows user activity, upstream launches, accumulated work, or the calendar</w:t>
        </w:r>
      </w:ins>
      <w:r>
        <w:t xml:space="preserve">, it need not respond to degradation. Buyers, auditors, and regulators that use update frequency as an indicator of maintenance quality should not read it as evidence that degradation is being corrected. These implications concern the open-source tooling layer that we study; whether operators of hosted models behave similarly is an empirical question that public repositories cannot answer.</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w:t>
      </w:r>
      <w:del w:id="9159" w:author="Claude" w:date="2026-10-13T00:00:00Z">
        <w:r>
          <w:delText xml:space="preserve">maintenance tends to follow user activity, accumulated work, or a calendar</w:delText>
        </w:r>
      </w:del>
      <w:ins w:id="9160" w:author="Claude" w:date="2026-10-13T00:00:00Z">
        <w:r>
          <w:t xml:space="preserve">maintenance tends to follow user activity, upstream launches, accumulated work, or a calendar</w:t>
        </w:r>
      </w:ins>
      <w:r>
        <w:t xml:space="preserve">. Where degradation is a concern, obligations framed in terms of measured error rates or performance thresholds, rather than update schedules or release cadence, are more likely to produce state-dependent responses. Regulators and auditors may therefore wish to treat release frequency as uninformative about responsiveness </w:t>
      </w:r>
      <w:del w:id="9033" w:author="Claude" w:date="2026-10-13T00:00:00Z">
        <w:r>
          <w:delText xml:space="preserve">and</w:delText>
        </w:r>
      </w:del>
      <w:ins w:id="9034" w:author="Claude" w:date="2026-10-13T00:00:00Z">
        <w:r>
          <w:t xml:space="preserve">to degradation and</w:t>
        </w:r>
      </w:ins>
      <w:r>
        <w:t xml:space="preserve"> to ask for performance metrics that public repositories do not contain. This inference is indirect, because our repositories are tools rather than deployed models, but it bears most directly on the open-source tooling layer through which many organizations consume LLMs.</w:t>
      </w:r>
    </w:p>
    <w:p>
      <w:pPr>
        <w:pStyle w:val="BodyText"/>
      </w:pPr>
      <w:r>
        <w:rPr>
          <w:b/>
          <w:bCs/>
        </w:rPr>
        <w:t>Maintenance as feedback. For research on information systems, the results suggest that the maintenance of AI-enabled systems should not be assumed to be a feedback process. Treating release activity as a measure of how well a system is monitored and maintained would misread development activity as a control loop. Organizations that depend on third-party AI components—such as inference engines, client SDKs, and agent frameworks—should therefore ask whether maintainers respond to measured performance metrics, not how often they release, and may consider contractual or monitoring provisions that require evidence of state-dependent responses rather than cadence alone.</w:t>
      </w:r>
      <w:r>
        <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that track performance drift, standardized error reporting protocols, and research or regulatory access to operators’ error logs and refresh histories are concrete examples. Without such data, neither public repositories nor cadence-based signals can confirm that degradation is being managed, which is why complementary monitoring infrastructure is needed.</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t>
      </w:r>
      <w:del w:id="9108" w:author="Claude" w:date="2026-10-13T00:00:00Z">
        <w:r>
          <w:delText xml:space="preserve">We did not validate the classification against a manually labeled sample, so misclassification remains a limitation.</w:delText>
        </w:r>
      </w:del>
      <w:ins w:id="9109" w:author="Claude" w:date="2026-10-13T00:00:00Z">
        <w:r>
          <w:t xml:space="preserve">We did not validate the bug classification against a manually labeled sample, so misclassification remains a limitation. Two other classifiers have had only a small check or none: the coding of fix entries in release notes was checked on 12 entries (Section 5.6), which says nothing about its recall, and the matching of launched models in release notes has not been checked by hand.</w:t>
        </w:r>
      </w:ins>
      <w:r>
        <w:t xml:space="preserve">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Controls for issue volume are also delicate, because total issues contain the outcome; this is why Section 4.3 reports four specifications, and the choice among them matters for what a null result means. Several repository-level intervals are wide, and the absence of a significant result is not evidence of absence. We therefore say that the evidence does not support a hypothesis, give interval estimates, report equivalence tests where the question is whether an effect is small, and avoid claiming that the effects are zero. We also report many specifications without adjusting for multiple comparisons, and the one significant response to bug reports, which appears only when non-bug issues are held fixed, should be read in that light.</w:t>
      </w:r>
    </w:p>
    <w:p>
      <w:pPr>
        <w:pStyle w:val="BodyText"/>
      </w:pPr>
      <w:r>
        <w:rPr>
          <w:b/>
          <w:bCs/>
        </w:rPr>
        <w:t xml:space="preserve">Causality and scope.</w:t>
      </w:r>
      <w:r>
        <w:t xml:space="preserve"> 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
          <w:bCs/>
        </w:rPr>
        <w:t xml:space="preserve">Work age, calendar age, and exposure coding.</w:t>
      </w:r>
      <w:r>
        <w:t xml:space="preserve"> Work age and calendar age are correlated (median 0.74), so the separation of the two rules rests on limited variation in the pace of merging, and the wild cluster bootstrap does not reject at 5 percent. The coding of fix entries in release notes is by keyword, the coding of which repositories are exposed to which launches is a judgment, the event study shows some evidence of differing pre-trends for open-weights launches, and the release-note matches are by keyword and have not been validated by hand. Merged pull requests are an imperfect measure of work because they differ in size.</w:t>
      </w:r>
    </w:p>
    <w:p>
      <w:pPr>
        <w:pStyle w:val="BodyText"/>
        <w:rPr>
          <w:ins w:id="9135" w:author="Claude" w:date="2026-10-13T00:00:00Z"/>
        </w:rPr>
      </w:pPr>
      <w:ins w:id="9136" w:author="Claude" w:date="2026-10-13T00:00:00Z">
        <w:r>
          <w:rPr>
            <w:b/>
            <w:bCs/>
          </w:rPr>
          <w:t xml:space="preserve">Adoption measures.</w:t>
        </w:r>
        <w:r>
          <w:t xml:space="preserve"> The receiver-side analysis uses downloads and stars as measures of adoption. Downloads include mirrors and continuous-integration installs, stars measure attention more than use, three repositories have no PyPI artifact, and the PyPI counts of TensorRT-LLM are incomplete because early versions were distributed through the NVIDIA package index, and those of autogen combine two packages, one of which is now maintained by a fork. Excluding the downloads of either repository, or of both, leaves the estimates unchanged (Section 5.7). Adoption and releases are both driven by project momentum, which the lagged outcome and the issue control absorb only in part.</w:t>
        </w:r>
      </w:ins>
    </w:p>
    <w:p>
      <w:pPr>
        <w:pStyle w:val="BodyText"/>
        <w:rPr>
          <w:ins w:id="9177" w:author="Claude" w:date="2026-10-13T00:00:00Z"/>
        </w:rPr>
      </w:pPr>
      <w:ins w:id="9178" w:author="Claude" w:date="2026-10-13T00:00:00Z">
        <w:r>
          <w:rPr>
            <w:b/>
            <w:bCs/>
          </w:rPr>
          <w:t xml:space="preserve">Daily launch analysis.</w:t>
        </w:r>
        <w:r>
          <w:t xml:space="preserve"> The daily analysis includes only repositories that had released in the preceding 90 days, which is why it uses 277 repository-launch pairs and not the 334 of the weekly analysis. The placebo test absorbs baseline differences in release rates between exposed and unexposed repositories, but not differences in how exposed repositories respond to any announcement. The coding of exposure is a judgment, the seven daily statistics are not independent, the primary statistic was chosen after the estimates were seen and is not significant when hot-fixes are excluded unless controls exposed to other launches are also dropped, and the keyword patterns for matching models in release notes include generic terms that can match unrelated text.</w:t>
        </w:r>
      </w:ins>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 The package also contains the scripts that produce the empirical estimates </w:t>
      </w:r>
      <w:del w:id="9137" w:author="Claude" w:date="2026-10-13T00:00:00Z">
        <w:r>
          <w:delText xml:space="preserve">in Sections 5.1 to 5.6 and in Table 1</w:delText>
        </w:r>
      </w:del>
      <w:ins w:id="9138" w:author="Claude" w:date="2026-10-13T00:00:00Z">
        <w:r>
          <w:t xml:space="preserve">in Sections 5.1 to 5.7 and in Table 1</w:t>
        </w:r>
      </w:ins>
      <w:r>
        <w:t xml:space="preserve">, run with fixed random seeds and 999 bootstrap draws.</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w:t>
      </w:r>
      <w:del w:id="9161" w:author="Claude" w:date="2026-10-13T00:00:00Z">
        <w:r>
          <w:delText xml:space="preserve">releases show no detectable response to upstream model launches, and the release hazard rises significantly</w:delText>
        </w:r>
      </w:del>
      <w:ins w:id="9162" w:author="Claude" w:date="2026-10-13T00:00:00Z">
        <w:r>
          <w:t xml:space="preserve">releases respond to upstream model launches within days, and the release hazard rises significantly</w:t>
        </w:r>
      </w:ins>
      <w:r>
        <w:t xml:space="preserve"> with age in only one repository. The hazard does tend to rise with the stock of merged changes, although the data cannot cleanly separate that stock from calendar time. Release timing in this ecosystem therefore </w:t>
      </w:r>
      <w:del w:id="9163" w:author="Claude" w:date="2026-10-13T00:00:00Z">
        <w:r>
          <w:delText xml:space="preserve">appears to follow user activity and accumulating work</w:delText>
        </w:r>
      </w:del>
      <w:ins w:id="9164" w:author="Claude" w:date="2026-10-13T00:00:00Z">
        <w:r>
          <w:t xml:space="preserve">appears to follow user activity, upstream launches, and accumulating work</w:t>
        </w:r>
      </w:ins>
      <w:r>
        <w:t xml:space="preserve">, and we </w:t>
      </w:r>
      <w:del w:id="9035" w:author="Claude" w:date="2026-10-13T00:00:00Z">
        <w:r>
          <w:delText xml:space="preserve">find no clear sign that it follows accumulating errors. The findings suggest that release cadence</w:delText>
        </w:r>
      </w:del>
      <w:ins w:id="9036" w:author="Claude" w:date="2026-10-13T00:00:00Z">
        <w:r>
          <w:t xml:space="preserve">cannot identify a response to accumulating errors beyond that. Release cadence thus says something about responsiveness to users and to upstream changes, but it</w:t>
        </w:r>
      </w:ins>
      <w:r>
        <w:t xml:space="preserve"> should not be read as evidence that degradation is managed, and that detecting and correcting degradation requires performance data that public repositories do not contain.</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The comparative statics of the threshold in the refresh cost and in the speed of drift are those of the closed-form threshold </w:t>
      </w:r>
      <w:r>
        <w:rPr>
          <w:i/>
          <w:iCs/>
        </w:rPr>
        <w:t xml:space="preserve">x</w:t>
      </w:r>
      <w:r>
        <w:t xml:space="preserve">* in Section 3.2, which approximates the undiscounted case. We do not derive the effect of the discount factor here.</w:t>
      </w:r>
    </w:p>
    <w:p/>
    <w:p/>
    <w:p>
      <w:pPr>
        <w:pStyle w:val="Heading2"/>
        <w:pageBreakBefore/>
      </w:pPr>
      <w:r>
        <w:t xml:space="preserve">References</w:t>
      </w:r>
    </w:p>
    <w:p>
      <w:pPr>
        <w:pStyle w:val="Bibliography"/>
      </w:pPr>
      <w:r>
        <w:t xml:space="preserve">Aguirregabiria V, Mira P (2010) Dynamic discrete choice structural models: A survey. </w:t>
      </w:r>
      <w:r>
        <w:rPr>
          <w:i/>
          <w:iCs/>
        </w:rPr>
        <w:t xml:space="preserve">J. Econometrics</w:t>
      </w:r>
      <w:r>
        <w:t xml:space="preserve"> 156(1):38–67.</w:t>
      </w:r>
    </w:p>
    <w:p>
      <w:pPr>
        <w:pStyle w:val="Bibliography"/>
      </w:pPr>
      <w:r>
        <w:t xml:space="preserve">Alvarez FE, Lippi F, Paciello L (2011) Optimal price setting with observation and menu costs. </w:t>
      </w:r>
      <w:r>
        <w:rPr>
          <w:i/>
          <w:iCs/>
        </w:rPr>
        <w:t xml:space="preserve">Quart. J. Econom.</w:t>
      </w:r>
      <w:r>
        <w:t xml:space="preserve"> 126(4):1909–1960.</w:t>
      </w:r>
    </w:p>
    <w:p>
      <w:pPr>
        <w:pStyle w:val="Bibliography"/>
      </w:pPr>
      <w:r>
        <w:t xml:space="preserve">Amershi S, Begel A, Bird C, DeLine R, Gall H, Kamar E, Nagappan N, Nushi B, Zimmermann T (2019) Software engineering for machine learning: A case study. </w:t>
      </w:r>
      <w:r>
        <w:rPr>
          <w:i/>
          <w:iCs/>
        </w:rPr>
        <w:t xml:space="preserve">Proc. 41st Internat. Conf. Software Engrg. Software Engrg. Practice (ICSE-SEIP)</w:t>
      </w:r>
      <w:r>
        <w:t xml:space="preserve"> (IEEE, Piscataway, NJ), 291–300.</w:t>
      </w:r>
    </w:p>
    <w:p>
      <w:pPr>
        <w:pStyle w:val="Bibliography"/>
      </w:pPr>
      <w:r>
        <w:t xml:space="preserve">Banker RD, Datar SM, Kemerer CF, Zweig D (1993) Software complexity and maintenance costs. </w:t>
      </w:r>
      <w:r>
        <w:rPr>
          <w:i/>
          <w:iCs/>
        </w:rPr>
        <w:t xml:space="preserve">Comm. ACM</w:t>
      </w:r>
      <w:r>
        <w:t xml:space="preserve"> 36(11):81–94.</w:t>
      </w:r>
    </w:p>
    <w:p>
      <w:pPr>
        <w:pStyle w:val="Bibliography"/>
      </w:pPr>
      <w:r>
        <w:t xml:space="preserve">Barlow R, Hunter L (1960) Optimum preventive maintenance policies. </w:t>
      </w:r>
      <w:r>
        <w:rPr>
          <w:i/>
          <w:iCs/>
        </w:rPr>
        <w:t xml:space="preserve">Oper. Res.</w:t>
      </w:r>
      <w:r>
        <w:t xml:space="preserve"> 8(1):90–100.</w:t>
      </w:r>
    </w:p>
    <w:p>
      <w:pPr>
        <w:pStyle w:val="Bibliography"/>
      </w:pPr>
      <w:r>
        <w:t xml:space="preserve">Caballero RJ, Engel EMRA (1999) Explaining investment dynamics in U.S. manufacturing: A generalized (S,s) approach. </w:t>
      </w:r>
      <w:r>
        <w:rPr>
          <w:i/>
          <w:iCs/>
        </w:rPr>
        <w:t xml:space="preserve">Econometrica</w:t>
      </w:r>
      <w:r>
        <w:t xml:space="preserve"> 67:783–826.</w:t>
      </w:r>
    </w:p>
    <w:p>
      <w:pPr>
        <w:pStyle w:val="Bibliography"/>
      </w:pPr>
      <w:r>
        <w:t xml:space="preserve">Calvo GA (1983) Staggered prices in a utility-maximizing framework. </w:t>
      </w:r>
      <w:r>
        <w:rPr>
          <w:i/>
          <w:iCs/>
        </w:rPr>
        <w:t xml:space="preserve">J. Monetary Econom.</w:t>
      </w:r>
      <w:r>
        <w:t xml:space="preserve"> 12(3):383–398.</w:t>
      </w:r>
    </w:p>
    <w:p>
      <w:pPr>
        <w:pStyle w:val="Bibliography"/>
      </w:pPr>
      <w:r>
        <w:t xml:space="preserve">Cameron AC, Gelbach JB, Miller DL (2008) Bootstrap-based improvements for inference with clustered errors. </w:t>
      </w:r>
      <w:r>
        <w:rPr>
          <w:i/>
          <w:iCs/>
        </w:rPr>
        <w:t xml:space="preserve">Rev. Econom. Statist.</w:t>
      </w:r>
      <w:r>
        <w:t xml:space="preserve"> 90(3):414–427.</w:t>
      </w:r>
    </w:p>
    <w:p>
      <w:pPr>
        <w:pStyle w:val="Bibliography"/>
        <w:rPr>
          <w:ins w:id="9038" w:author="Claude" w:date="2026-10-13T00:00:00Z"/>
        </w:rPr>
      </w:pPr>
      <w:ins w:id="9037" w:author="Claude" w:date="2026-10-13T00:00:00Z">
        <w:r>
          <w:t xml:space="preserve">CHAOSS (n.d.) Release frequency. CHAOSS Metrics. https://chaoss.community/?p=4765. Accessed October 13, 2026.</w:t>
        </w:r>
      </w:ins>
    </w:p>
    <w:p>
      <w:pPr>
        <w:pStyle w:val="Bibliography"/>
      </w:pPr>
      <w:r>
        <w:t xml:space="preserve">Chen L, Zaharia M, Zou J (2024) How is ChatGPT’s behavior changing over time? </w:t>
      </w:r>
      <w:r>
        <w:rPr>
          <w:i/>
          <w:iCs/>
        </w:rPr>
        <w:t xml:space="preserve">Harvard Data Sci. Rev.</w:t>
      </w:r>
      <w:r>
        <w:t xml:space="preserve"> 6(2).</w:t>
      </w:r>
    </w:p>
    <w:p>
      <w:pPr>
        <w:pStyle w:val="Bibliography"/>
      </w:pPr>
      <w:r>
        <w:t xml:space="preserve">Chen W, Liu X, Krishnan V, Zhu K (2026) Strategic release and co-creation: Empirical insights for managing open-source software. </w:t>
      </w:r>
      <w:r>
        <w:rPr>
          <w:i/>
          <w:iCs/>
        </w:rPr>
        <w:t xml:space="preserve">Inform. Systems Res.</w:t>
      </w:r>
      <w:r>
        <w:t xml:space="preserve"> Forthcoming.</w:t>
      </w:r>
    </w:p>
    <w:p>
      <w:pPr>
        <w:pStyle w:val="Bibliography"/>
      </w:pPr>
      <w:r>
        <w:t xml:space="preserve">Connelly BL, Certo ST, Ireland RD, Reutzel CR (2011) Signaling theory: A review and assessment. </w:t>
      </w:r>
      <w:r>
        <w:rPr>
          <w:i/>
          <w:iCs/>
        </w:rPr>
        <w:t xml:space="preserve">J. Management</w:t>
      </w:r>
      <w:r>
        <w:t xml:space="preserve"> 37(1):39–67.</w:t>
      </w:r>
    </w:p>
    <w:p>
      <w:pPr>
        <w:pStyle w:val="Bibliography"/>
      </w:pPr>
      <w:r>
        <w:t xml:space="preserve">DerSimonian R, Laird N (1986) Meta-analysis in clinical trials. </w:t>
      </w:r>
      <w:r>
        <w:rPr>
          <w:i/>
          <w:iCs/>
        </w:rPr>
        <w:t xml:space="preserve">Controlled Clinical Trials</w:t>
      </w:r>
      <w:r>
        <w:t xml:space="preserve"> 7(3):177–188.</w:t>
      </w:r>
    </w:p>
    <w:p>
      <w:pPr>
        <w:pStyle w:val="Bibliography"/>
      </w:pPr>
      <w:r>
        <w:t xml:space="preserve">Duncan AJ (1956) The economic design of X̄ charts used to maintain current control of a process. </w:t>
      </w:r>
      <w:r>
        <w:rPr>
          <w:i/>
          <w:iCs/>
        </w:rPr>
        <w:t xml:space="preserve">J. Amer. Statist. Assoc.</w:t>
      </w:r>
      <w:r>
        <w:t xml:space="preserve"> 51(274):228–242.</w:t>
      </w:r>
    </w:p>
    <w:p>
      <w:pPr>
        <w:pStyle w:val="Bibliography"/>
      </w:pPr>
      <w:r>
        <w:t xml:space="preserve">Gama J, Žliobaitė I, Bifet A, Pechenizkiy M, Bouchachia A (2014) A survey on concept drift adaptation. </w:t>
      </w:r>
      <w:r>
        <w:rPr>
          <w:i/>
          <w:iCs/>
        </w:rPr>
        <w:t xml:space="preserve">ACM Comput. Surveys</w:t>
      </w:r>
      <w:r>
        <w:t xml:space="preserve"> 46(4):Article 44.</w:t>
      </w:r>
    </w:p>
    <w:p>
      <w:pPr>
        <w:pStyle w:val="Bibliography"/>
      </w:pPr>
      <w:r>
        <w:t xml:space="preserve">Gourieroux C, Monfort A, Trognon A (1984) Pseudo maximum likelihood methods: Applications to Poisson models. </w:t>
      </w:r>
      <w:r>
        <w:rPr>
          <w:i/>
          <w:iCs/>
        </w:rPr>
        <w:t xml:space="preserve">Econometrica</w:t>
      </w:r>
      <w:r>
        <w:t xml:space="preserve"> 52:701–720.</w:t>
      </w:r>
    </w:p>
    <w:p>
      <w:pPr>
        <w:pStyle w:val="Bibliography"/>
      </w:pPr>
      <w:r>
        <w:t xml:space="preserve">Heckman J, Singer B (1984) A method for minimizing the impact of distributional assumptions in econometric models for duration data. </w:t>
      </w:r>
      <w:r>
        <w:rPr>
          <w:i/>
          <w:iCs/>
        </w:rPr>
        <w:t xml:space="preserve">Econometrica</w:t>
      </w:r>
      <w:r>
        <w:t xml:space="preserve"> 52:271–320.</w:t>
      </w:r>
    </w:p>
    <w:p>
      <w:pPr>
        <w:pStyle w:val="Bibliography"/>
      </w:pPr>
      <w:r>
        <w:t xml:space="preserve">Hotz VJ, Miller RA (1993) Conditional choice probabilities and the estimation of dynamic models. </w:t>
      </w:r>
      <w:r>
        <w:rPr>
          <w:i/>
          <w:iCs/>
        </w:rPr>
        <w:t xml:space="preserve">Rev. Econom. Stud.</w:t>
      </w:r>
      <w:r>
        <w:t xml:space="preserve"> 60(3):497–529.</w:t>
      </w:r>
    </w:p>
    <w:p>
      <w:pPr>
        <w:pStyle w:val="Bibliography"/>
      </w:pPr>
      <w:r>
        <w:t xml:space="preserve">Jenkins SP (1995) Easy estimation methods for discrete-time duration models. </w:t>
      </w:r>
      <w:r>
        <w:rPr>
          <w:i/>
          <w:iCs/>
        </w:rPr>
        <w:t xml:space="preserve">Oxford Bull. Econom. Statist.</w:t>
      </w:r>
      <w:r>
        <w:t xml:space="preserve"> 57(1):129–138.</w:t>
      </w:r>
    </w:p>
    <w:p>
      <w:pPr>
        <w:pStyle w:val="Bibliography"/>
      </w:pPr>
      <w:r>
        <w:t xml:space="preserve">Kemerer CF, Slaughter S (1999) An empirical approach to studying software evolution. </w:t>
      </w:r>
      <w:r>
        <w:rPr>
          <w:i/>
          <w:iCs/>
        </w:rPr>
        <w:t xml:space="preserve">IEEE Trans. Software Engrg.</w:t>
      </w:r>
      <w:r>
        <w:t xml:space="preserve"> 25(4):493–509.</w:t>
      </w:r>
    </w:p>
    <w:p>
      <w:pPr>
        <w:pStyle w:val="Bibliography"/>
      </w:pPr>
      <w:r>
        <w:t xml:space="preserve">Khomh F, Dhaliwal T, Zou Y, Adams B (2012) Do faster releases improve software quality? An empirical case study of Mozilla Firefox. </w:t>
      </w:r>
      <w:r>
        <w:rPr>
          <w:i/>
          <w:iCs/>
        </w:rPr>
        <w:t xml:space="preserve">Proc. 9th IEEE Working Conf. Mining Software Repositories (MSR)</w:t>
      </w:r>
      <w:r>
        <w:t xml:space="preserve"> (IEEE, Piscataway, NJ), 179–188.</w:t>
      </w:r>
    </w:p>
    <w:p>
      <w:pPr>
        <w:pStyle w:val="Bibliography"/>
      </w:pPr>
      <w:r>
        <w:t xml:space="preserve">Klenow PJ, Kryvtsov O (2008) State-dependent or time-dependent pricing: Does it matter for recent U.S. inflation? </w:t>
      </w:r>
      <w:r>
        <w:rPr>
          <w:i/>
          <w:iCs/>
        </w:rPr>
        <w:t xml:space="preserve">Quart. J. Econom.</w:t>
      </w:r>
      <w:r>
        <w:t xml:space="preserve"> 123(3):863–904.</w:t>
      </w:r>
    </w:p>
    <w:p>
      <w:pPr>
        <w:pStyle w:val="Bibliography"/>
      </w:pPr>
      <w:r>
        <w:t xml:space="preserve">Lazaridou A, Kuncoro A, Gribovskaya E, Agrawal D, Liska A, Terzi T, Gimenez M, de Masson d’Autume C, Kocisky T, Ruder S, Yogatama D, Cao K, Young S, Blunsom P (2021) Mind the gap: Assessing temporal generalization in neural language models. </w:t>
      </w:r>
      <w:r>
        <w:rPr>
          <w:i/>
          <w:iCs/>
        </w:rPr>
        <w:t xml:space="preserve">Adv. Neural Inform. Processing Systems, vol. 34</w:t>
      </w:r>
      <w:r>
        <w:t xml:space="preserve">.</w:t>
      </w:r>
    </w:p>
    <w:p>
      <w:pPr>
        <w:pStyle w:val="Bibliography"/>
      </w:pPr>
      <w:r>
        <w:t xml:space="preserve">Lehman MM (1980) Programs, life cycles, and laws of software evolution. </w:t>
      </w:r>
      <w:r>
        <w:rPr>
          <w:i/>
          <w:iCs/>
        </w:rPr>
        <w:t xml:space="preserve">Proc. IEEE</w:t>
      </w:r>
      <w:r>
        <w:t xml:space="preserve"> 68(9):1060–1076.</w:t>
      </w:r>
    </w:p>
    <w:p>
      <w:pPr>
        <w:pStyle w:val="Bibliography"/>
      </w:pPr>
      <w:r>
        <w:t xml:space="preserve">Lerner J, Tirole J (2002) Some simple economics of open source. </w:t>
      </w:r>
      <w:r>
        <w:rPr>
          <w:i/>
          <w:iCs/>
        </w:rPr>
        <w:t xml:space="preserve">J. Indust. Econom.</w:t>
      </w:r>
      <w:r>
        <w:t xml:space="preserve"> 50(2):197–234.</w:t>
      </w:r>
    </w:p>
    <w:p>
      <w:pPr>
        <w:pStyle w:val="Bibliography"/>
      </w:pPr>
      <w:r>
        <w:t xml:space="preserve">Luu K, Khashabi D, Gururangan S, Mandyam K, Smith NA (2022) Time waits for no one! Analysis and challenges of temporal misalignment. </w:t>
      </w:r>
      <w:r>
        <w:rPr>
          <w:i/>
          <w:iCs/>
        </w:rPr>
        <w:t xml:space="preserve">Proc. 2022 Conf. North Amer. Chapter Assoc. Comput. Linguistics Human Language Tech.</w:t>
      </w:r>
      <w:r>
        <w:t xml:space="preserve"> (Association for Computational Linguistics), 5944–5958.</w:t>
      </w:r>
    </w:p>
    <w:p>
      <w:pPr>
        <w:pStyle w:val="Bibliography"/>
      </w:pPr>
      <w:r>
        <w:t xml:space="preserve">Mankiw NG, Reis R (2002) Sticky information versus sticky prices: A proposal to replace the New Keynesian Phillips curve. </w:t>
      </w:r>
      <w:r>
        <w:rPr>
          <w:i/>
          <w:iCs/>
        </w:rPr>
        <w:t xml:space="preserve">Quart. J. Econom.</w:t>
      </w:r>
      <w:r>
        <w:t xml:space="preserve"> 117(4):1295–1328.</w:t>
      </w:r>
    </w:p>
    <w:p>
      <w:pPr>
        <w:pStyle w:val="Bibliography"/>
      </w:pPr>
      <w:r>
        <w:t xml:space="preserve">Nakamura E, Steinsson J (2008) Five facts about prices: A reevaluation of menu cost models. </w:t>
      </w:r>
      <w:r>
        <w:rPr>
          <w:i/>
          <w:iCs/>
        </w:rPr>
        <w:t xml:space="preserve">Quart. J. Econom.</w:t>
      </w:r>
      <w:r>
        <w:t xml:space="preserve"> 123(4):1415–1464.</w:t>
      </w:r>
    </w:p>
    <w:p>
      <w:pPr>
        <w:pStyle w:val="Bibliography"/>
        <w:rPr>
          <w:ins w:id="9040" w:author="Claude" w:date="2026-10-13T00:00:00Z"/>
        </w:rPr>
      </w:pPr>
      <w:ins w:id="9039" w:author="Claude" w:date="2026-10-13T00:00:00Z">
        <w:r>
          <w:t xml:space="preserve">OpenSSF (n.d.) Scorecard checks: Maintained. https://github.com/ossf/scorecard/blob/main/docs/checks.md#maintained. Accessed October 13, 2026.</w:t>
        </w:r>
      </w:ins>
    </w:p>
    <w:p>
      <w:pPr>
        <w:pStyle w:val="Bibliography"/>
      </w:pPr>
      <w:r>
        <w:t xml:space="preserve">Reis R (2006) Inattentive producers. </w:t>
      </w:r>
      <w:r>
        <w:rPr>
          <w:i/>
          <w:iCs/>
        </w:rPr>
        <w:t xml:space="preserve">Rev. Econom. Stud.</w:t>
      </w:r>
      <w:r>
        <w:t xml:space="preserve"> 73(3):793–821.</w:t>
      </w:r>
    </w:p>
    <w:p>
      <w:pPr>
        <w:pStyle w:val="Bibliography"/>
      </w:pPr>
      <w:r>
        <w:t xml:space="preserve">Rust J (1987) Optimal replacement of GMC bus engines: An empirical model of Harold Zurcher. </w:t>
      </w:r>
      <w:r>
        <w:rPr>
          <w:i/>
          <w:iCs/>
        </w:rPr>
        <w:t xml:space="preserve">Econometrica</w:t>
      </w:r>
      <w:r>
        <w:t xml:space="preserve"> 55:999–1033.</w:t>
      </w:r>
    </w:p>
    <w:p>
      <w:pPr>
        <w:pStyle w:val="Bibliography"/>
      </w:pPr>
      <w:r>
        <w:t xml:space="preserve">Sculley D, Holt G, Golovin D, Davydov E, Phillips T, Ebner D, Chaudhary V, Young M, Crespo J-F, Dennison D (2015) Hidden technical debt in machine learning systems. </w:t>
      </w:r>
      <w:r>
        <w:rPr>
          <w:i/>
          <w:iCs/>
        </w:rPr>
        <w:t xml:space="preserve">Adv. Neural Inform. Processing Systems, vol. 28</w:t>
      </w:r>
      <w:r>
        <w:t xml:space="preserve"> (Curran Associates, Red Hook, NY), 2503–2511.</w:t>
      </w:r>
    </w:p>
    <w:p>
      <w:pPr>
        <w:pStyle w:val="Bibliography"/>
      </w:pPr>
      <w:r>
        <w:t xml:space="preserve">Sheshinski E, Weiss Y (1977) Inflation and costs of price adjustment. </w:t>
      </w:r>
      <w:r>
        <w:rPr>
          <w:i/>
          <w:iCs/>
        </w:rPr>
        <w:t xml:space="preserve">Rev. Econom. Stud.</w:t>
      </w:r>
      <w:r>
        <w:t xml:space="preserve"> 44(2):287–303.</w:t>
      </w:r>
    </w:p>
    <w:p>
      <w:pPr>
        <w:pStyle w:val="Bibliography"/>
      </w:pPr>
      <w:r>
        <w:t xml:space="preserve">Sims CA (2003) Implications of rational inattention. </w:t>
      </w:r>
      <w:r>
        <w:rPr>
          <w:i/>
          <w:iCs/>
        </w:rPr>
        <w:t xml:space="preserve">J. Monetary Econom.</w:t>
      </w:r>
      <w:r>
        <w:t xml:space="preserve"> 50(3):665–690.</w:t>
      </w:r>
    </w:p>
    <w:p>
      <w:pPr>
        <w:pStyle w:val="Bibliography"/>
        <w:rPr>
          <w:ins w:id="9042" w:author="Claude" w:date="2026-10-13T00:00:00Z"/>
        </w:rPr>
      </w:pPr>
      <w:ins w:id="9041" w:author="Claude" w:date="2026-10-13T00:00:00Z">
        <w:r>
          <w:t xml:space="preserve">Snyk (n.d.) Snyk Advisor: Package health score, maintenance. https://snyk.io/advisor/. Accessed October 13, 2026.</w:t>
        </w:r>
      </w:ins>
    </w:p>
    <w:p>
      <w:pPr>
        <w:pStyle w:val="Bibliography"/>
      </w:pPr>
      <w:r>
        <w:t xml:space="preserve">Song F, Agarwal A, Wen W (2026) The impact of generative AI on collaborative open-source software development: Evidence from GitHub Copilot. </w:t>
      </w:r>
      <w:r>
        <w:rPr>
          <w:i/>
          <w:iCs/>
        </w:rPr>
        <w:t xml:space="preserve">Inform. Systems Res.</w:t>
      </w:r>
      <w:r>
        <w:t xml:space="preserve"> Forthcoming.</w:t>
      </w:r>
    </w:p>
    <w:p>
      <w:pPr>
        <w:pStyle w:val="Bibliography"/>
      </w:pPr>
      <w:r>
        <w:t xml:space="preserve">Spence M (1973) Job market signaling. </w:t>
      </w:r>
      <w:r>
        <w:rPr>
          <w:i/>
          <w:iCs/>
        </w:rPr>
        <w:t xml:space="preserve">Quart. J. Econom.</w:t>
      </w:r>
      <w:r>
        <w:t xml:space="preserve"> 87(3):355–374.</w:t>
      </w:r>
    </w:p>
    <w:p>
      <w:pPr>
        <w:pStyle w:val="Bibliography"/>
      </w:pPr>
      <w:r>
        <w:t xml:space="preserve">Swanson EB (1976) The dimensions of maintenance. </w:t>
      </w:r>
      <w:r>
        <w:rPr>
          <w:i/>
          <w:iCs/>
        </w:rPr>
        <w:t xml:space="preserve">Proc. 2nd Internat. Conf. Software Engrg.</w:t>
      </w:r>
      <w:r>
        <w:t xml:space="preserve"> (IEEE Computer Society Press), 492–497.</w:t>
      </w:r>
    </w:p>
    <w:p>
      <w:pPr>
        <w:pStyle w:val="Bibliography"/>
      </w:pPr>
      <w:r>
        <w:t xml:space="preserve">Taylor JB (1980) Aggregate dynamics and staggered contracts. </w:t>
      </w:r>
      <w:r>
        <w:rPr>
          <w:i/>
          <w:iCs/>
        </w:rPr>
        <w:t xml:space="preserve">J. Political Econom.</w:t>
      </w:r>
      <w:r>
        <w:t xml:space="preserve"> 88(1):1–23.</w:t>
      </w:r>
    </w:p>
    <w:p>
      <w:pPr>
        <w:pStyle w:val="Bibliography"/>
      </w:pPr>
      <w:r>
        <w:t xml:space="preserve">von Hippel E, von Krogh G (2003) Open source software and the “private-collective” innovation model: Issues for organization science. </w:t>
      </w:r>
      <w:r>
        <w:rPr>
          <w:i/>
          <w:iCs/>
        </w:rPr>
        <w:t xml:space="preserve">Organ. Sci.</w:t>
      </w:r>
      <w:r>
        <w:t xml:space="preserve"> 14(2):209–223.</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240" w:after="0"/>
      <w:outlineLvl w:val="1"/>
    </w:pPr>
    <w:rPr>
      <w:rFonts w:ascii="Times New Roman" w:hAnsi="Times New Roman" w:eastAsia="Times New Roman" w:cs="Times New Roman"/>
      <w:b/>
      <w:bCs/>
      <w:color w:val="000000"/>
      <w:sz w:val="22"/>
      <w:szCs w:val="22"/>
    </w:rPr>
  </w:style>
  <w:style w:type="paragraph" w:styleId="Heading3">
    <w:name w:val="Heading 3"/>
    <w:basedOn w:val="Normal"/>
    <w:next w:val="BodyText"/>
    <w:uiPriority w:val="9"/>
    <w:unhideWhenUsed/>
    <w:qFormat/>
    <w:pPr>
      <w:keepNext w:val="true"/>
      <w:keepLines/>
      <w:spacing w:before="240" w:after="0"/>
      <w:outlineLvl w:val="2"/>
    </w:pPr>
    <w:rPr>
      <w:rFonts w:ascii="Times New Roman" w:hAnsi="Times New Roman" w:eastAsia="Times New Roman" w:cs="Times New Roman"/>
      <w:b/>
      <w:bCs/>
      <w:i/>
      <w:iCs/>
      <w:color w:val="000000"/>
      <w:sz w:val="22"/>
      <w:szCs w:val="22"/>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exact" w:line="39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28"/>
      <w:szCs w:val="28"/>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exact" w:line="390" w:before="0" w:after="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001" Type="http://schemas.openxmlformats.org/officeDocument/2006/relationships/image" Target="media/fig1_repository_slopes.png"/><Relationship Id="rId9002" Type="http://schemas.openxmlformats.org/officeDocument/2006/relationships/image" Target="media/fig2_rq1_specifications.png"/><Relationship Id="rId9003" Type="http://schemas.openxmlformats.org/officeDocument/2006/relationships/image" Target="media/fig3_rq3_rq4_coefficients.png"/><Relationship Id="rId9004" Type="http://schemas.openxmlformats.org/officeDocument/2006/relationships/image" Target="media/fig4_launch_daily.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 Releases Respond to Degradation? Evidence from the Open-Source LLM Tooling Ecosystem</dc:title>
</cp:coreProperties>
</file>

<file path=docProps/custom.xml><?xml version="1.0" encoding="utf-8"?>
<Properties xmlns="http://schemas.openxmlformats.org/officeDocument/2006/custom-properties" xmlns:vt="http://schemas.openxmlformats.org/officeDocument/2006/docPropsVTypes"/>
</file>